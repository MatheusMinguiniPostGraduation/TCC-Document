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83051" w:rsidRDefault="007B76CE" w14:paraId="00000001" w14:textId="77777777">
      <w:pPr>
        <w:pStyle w:val="Heading1"/>
        <w:tabs>
          <w:tab w:val="left" w:pos="1119"/>
        </w:tabs>
        <w:spacing w:before="0" w:after="0"/>
        <w:ind w:right="280"/>
        <w:jc w:val="center"/>
        <w:rPr>
          <w:b w:val="0"/>
          <w:szCs w:val="28"/>
        </w:rPr>
      </w:pPr>
      <w:r>
        <w:rPr>
          <w:b w:val="0"/>
          <w:szCs w:val="28"/>
        </w:rPr>
        <w:t>INSTITUTO FEDERAL DE EDUCAÇÃO, CIÊNCIA E TECNOLOGIA</w:t>
      </w:r>
    </w:p>
    <w:p w:rsidR="00583051" w:rsidRDefault="007B76CE" w14:paraId="00000002" w14:textId="1F554A81">
      <w:pPr>
        <w:pStyle w:val="Heading1"/>
        <w:tabs>
          <w:tab w:val="left" w:pos="1119"/>
        </w:tabs>
        <w:spacing w:before="0" w:after="0"/>
        <w:ind w:right="280"/>
        <w:jc w:val="center"/>
        <w:rPr>
          <w:b w:val="0"/>
          <w:szCs w:val="28"/>
        </w:rPr>
      </w:pPr>
      <w:r>
        <w:rPr>
          <w:b w:val="0"/>
          <w:szCs w:val="28"/>
        </w:rPr>
        <w:t xml:space="preserve">DE SÃO PAULO </w:t>
      </w:r>
      <w:r w:rsidR="0064557C">
        <w:rPr>
          <w:b w:val="0"/>
          <w:szCs w:val="28"/>
        </w:rPr>
        <w:t>–</w:t>
      </w:r>
      <w:r>
        <w:rPr>
          <w:b w:val="0"/>
          <w:szCs w:val="28"/>
        </w:rPr>
        <w:t xml:space="preserve"> </w:t>
      </w:r>
      <w:r>
        <w:rPr>
          <w:b w:val="0"/>
          <w:i/>
          <w:szCs w:val="28"/>
        </w:rPr>
        <w:t>CAMPUS</w:t>
      </w:r>
      <w:r>
        <w:rPr>
          <w:b w:val="0"/>
          <w:szCs w:val="28"/>
        </w:rPr>
        <w:t xml:space="preserve"> SÃO CARLOS</w:t>
      </w:r>
    </w:p>
    <w:p w:rsidR="00583051" w:rsidRDefault="007B76CE" w14:paraId="00000003"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4" w14:textId="77777777">
      <w:pPr>
        <w:pStyle w:val="Heading1"/>
        <w:tabs>
          <w:tab w:val="left" w:pos="1119"/>
        </w:tabs>
        <w:spacing w:before="0" w:after="0"/>
        <w:ind w:right="280"/>
        <w:jc w:val="center"/>
        <w:rPr>
          <w:b w:val="0"/>
          <w:szCs w:val="28"/>
        </w:rPr>
      </w:pPr>
      <w:r>
        <w:rPr>
          <w:b w:val="0"/>
          <w:szCs w:val="28"/>
        </w:rPr>
        <w:t xml:space="preserve">Pós-Graduação </w:t>
      </w:r>
      <w:r>
        <w:rPr>
          <w:b w:val="0"/>
          <w:i/>
          <w:szCs w:val="28"/>
        </w:rPr>
        <w:t>Lato Sensu</w:t>
      </w:r>
      <w:r>
        <w:rPr>
          <w:b w:val="0"/>
          <w:szCs w:val="28"/>
        </w:rPr>
        <w:t xml:space="preserve"> em</w:t>
      </w:r>
    </w:p>
    <w:p w:rsidR="00583051" w:rsidRDefault="007B76CE" w14:paraId="00000005" w14:textId="77777777">
      <w:pPr>
        <w:pStyle w:val="Heading1"/>
        <w:tabs>
          <w:tab w:val="left" w:pos="1119"/>
        </w:tabs>
        <w:spacing w:before="0" w:after="0"/>
        <w:ind w:right="280"/>
        <w:jc w:val="center"/>
        <w:rPr>
          <w:b w:val="0"/>
          <w:szCs w:val="28"/>
        </w:rPr>
      </w:pPr>
      <w:r>
        <w:rPr>
          <w:b w:val="0"/>
          <w:szCs w:val="28"/>
        </w:rPr>
        <w:t>Desenvolvimento de Sistemas para Dispositivos Móveis</w:t>
      </w:r>
    </w:p>
    <w:p w:rsidR="00583051" w:rsidRDefault="007B76CE" w14:paraId="00000006"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7"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8"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9"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A"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B"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C" w14:textId="77777777">
      <w:pPr>
        <w:pStyle w:val="Heading1"/>
        <w:tabs>
          <w:tab w:val="left" w:pos="1119"/>
        </w:tabs>
        <w:spacing w:before="0" w:after="0"/>
        <w:ind w:right="280"/>
        <w:jc w:val="center"/>
        <w:rPr>
          <w:b w:val="0"/>
          <w:szCs w:val="28"/>
        </w:rPr>
      </w:pPr>
      <w:r>
        <w:rPr>
          <w:b w:val="0"/>
          <w:szCs w:val="28"/>
        </w:rPr>
        <w:t>MATHEUS SIMÕES MINGUINI</w:t>
      </w:r>
    </w:p>
    <w:p w:rsidR="00583051" w:rsidRDefault="007B76CE" w14:paraId="0000000D"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E"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0F"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0"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1" w14:textId="6AB213D5">
      <w:pPr>
        <w:pStyle w:val="Heading1"/>
        <w:tabs>
          <w:tab w:val="left" w:pos="1119"/>
        </w:tabs>
        <w:spacing w:before="0" w:after="0"/>
        <w:ind w:right="280"/>
        <w:jc w:val="center"/>
        <w:rPr>
          <w:b w:val="0"/>
          <w:szCs w:val="28"/>
        </w:rPr>
      </w:pPr>
      <w:r>
        <w:rPr>
          <w:b w:val="0"/>
          <w:szCs w:val="28"/>
        </w:rPr>
        <w:t xml:space="preserve">CONTROLE E ANÁLISE DE CRÉDITO EM APLICATIVO </w:t>
      </w:r>
      <w:r w:rsidR="002669FB">
        <w:rPr>
          <w:b w:val="0"/>
          <w:szCs w:val="28"/>
        </w:rPr>
        <w:t>MULTIPLATAFORMA</w:t>
      </w:r>
    </w:p>
    <w:p w:rsidR="00583051" w:rsidRDefault="007B76CE" w14:paraId="00000012"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3"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4"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5"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6"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7"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8"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9"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A"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B"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C"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D"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E"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1F" w14:textId="77777777">
      <w:pPr>
        <w:pStyle w:val="Heading1"/>
        <w:tabs>
          <w:tab w:val="left" w:pos="1119"/>
        </w:tabs>
        <w:spacing w:before="0" w:after="0"/>
        <w:ind w:right="280"/>
        <w:jc w:val="center"/>
        <w:rPr>
          <w:b w:val="0"/>
          <w:szCs w:val="28"/>
        </w:rPr>
      </w:pPr>
      <w:r>
        <w:rPr>
          <w:b w:val="0"/>
          <w:szCs w:val="28"/>
        </w:rPr>
        <w:t xml:space="preserve"> </w:t>
      </w:r>
    </w:p>
    <w:p w:rsidR="00583051" w:rsidRDefault="007B76CE" w14:paraId="00000020" w14:textId="77777777">
      <w:pPr>
        <w:pStyle w:val="Heading1"/>
        <w:tabs>
          <w:tab w:val="left" w:pos="1119"/>
        </w:tabs>
        <w:spacing w:before="0" w:after="0"/>
        <w:ind w:right="280"/>
        <w:jc w:val="center"/>
        <w:rPr>
          <w:b w:val="0"/>
          <w:szCs w:val="28"/>
        </w:rPr>
      </w:pPr>
      <w:r>
        <w:rPr>
          <w:b w:val="0"/>
          <w:szCs w:val="28"/>
        </w:rPr>
        <w:t>São Carlos – SP</w:t>
      </w:r>
    </w:p>
    <w:p w:rsidR="00583051" w:rsidRDefault="007B76CE" w14:paraId="00000021" w14:textId="77777777">
      <w:pPr>
        <w:pStyle w:val="Heading1"/>
        <w:tabs>
          <w:tab w:val="left" w:pos="1119"/>
        </w:tabs>
        <w:spacing w:before="0" w:after="0"/>
        <w:ind w:right="280"/>
        <w:jc w:val="center"/>
        <w:rPr>
          <w:b w:val="0"/>
          <w:szCs w:val="28"/>
        </w:rPr>
      </w:pPr>
      <w:bookmarkStart w:name="_heading=h.gjdgxs" w:colFirst="0" w:colLast="0" w:id="0"/>
      <w:bookmarkEnd w:id="0"/>
      <w:r>
        <w:rPr>
          <w:b w:val="0"/>
          <w:szCs w:val="28"/>
        </w:rPr>
        <w:t>2020</w:t>
      </w:r>
    </w:p>
    <w:p w:rsidR="00583051" w:rsidRDefault="00583051" w14:paraId="00000022" w14:textId="77777777">
      <w:pPr>
        <w:tabs>
          <w:tab w:val="left" w:pos="1119"/>
        </w:tabs>
      </w:pPr>
    </w:p>
    <w:p w:rsidR="00583051" w:rsidRDefault="00583051" w14:paraId="00000023" w14:textId="77777777">
      <w:pPr>
        <w:tabs>
          <w:tab w:val="left" w:pos="1119"/>
        </w:tabs>
      </w:pPr>
    </w:p>
    <w:p w:rsidR="00583051" w:rsidRDefault="00583051" w14:paraId="00000024" w14:textId="77777777">
      <w:pPr>
        <w:tabs>
          <w:tab w:val="left" w:pos="1119"/>
        </w:tabs>
      </w:pPr>
    </w:p>
    <w:p w:rsidR="00583051" w:rsidRDefault="00583051" w14:paraId="00000025" w14:textId="77777777">
      <w:pPr>
        <w:tabs>
          <w:tab w:val="left" w:pos="1119"/>
        </w:tabs>
      </w:pPr>
    </w:p>
    <w:p w:rsidR="00583051" w:rsidRDefault="00583051" w14:paraId="00000026" w14:textId="77777777">
      <w:pPr>
        <w:tabs>
          <w:tab w:val="left" w:pos="1119"/>
        </w:tabs>
      </w:pPr>
    </w:p>
    <w:p w:rsidR="00583051" w:rsidRDefault="00583051" w14:paraId="00000027" w14:textId="77777777">
      <w:pPr>
        <w:tabs>
          <w:tab w:val="left" w:pos="1119"/>
        </w:tabs>
      </w:pPr>
    </w:p>
    <w:p w:rsidRPr="002A05F6" w:rsidR="00583051" w:rsidRDefault="007B76CE" w14:paraId="00000028" w14:textId="77777777">
      <w:pPr>
        <w:widowControl w:val="0"/>
        <w:tabs>
          <w:tab w:val="left" w:pos="8787"/>
        </w:tabs>
        <w:spacing w:line="240" w:lineRule="auto"/>
        <w:ind w:right="284"/>
        <w:jc w:val="center"/>
        <w:rPr>
          <w:rFonts w:ascii="Times New Roman" w:hAnsi="Times New Roman" w:cs="Times New Roman"/>
          <w:b/>
        </w:rPr>
      </w:pPr>
      <w:bookmarkStart w:name="_heading=h.30j0zll" w:colFirst="0" w:colLast="0" w:id="1"/>
      <w:bookmarkEnd w:id="1"/>
      <w:r w:rsidRPr="002A05F6">
        <w:rPr>
          <w:rFonts w:ascii="Times New Roman" w:hAnsi="Times New Roman" w:cs="Times New Roman"/>
          <w:b/>
        </w:rPr>
        <w:t>MATHEUS SIMÕES MINGUINI</w:t>
      </w:r>
    </w:p>
    <w:p w:rsidR="00583051" w:rsidRDefault="00583051" w14:paraId="00000029" w14:textId="77777777">
      <w:pPr>
        <w:widowControl w:val="0"/>
        <w:tabs>
          <w:tab w:val="left" w:pos="8787"/>
        </w:tabs>
        <w:spacing w:line="240" w:lineRule="auto"/>
        <w:jc w:val="center"/>
      </w:pPr>
    </w:p>
    <w:p w:rsidR="00583051" w:rsidRDefault="00583051" w14:paraId="0000002A" w14:textId="77777777">
      <w:pPr>
        <w:widowControl w:val="0"/>
        <w:tabs>
          <w:tab w:val="left" w:pos="8787"/>
        </w:tabs>
        <w:spacing w:line="240" w:lineRule="auto"/>
        <w:jc w:val="center"/>
      </w:pPr>
    </w:p>
    <w:p w:rsidR="00583051" w:rsidRDefault="00583051" w14:paraId="0000002B" w14:textId="77777777">
      <w:pPr>
        <w:widowControl w:val="0"/>
        <w:tabs>
          <w:tab w:val="left" w:pos="8787"/>
        </w:tabs>
        <w:spacing w:line="240" w:lineRule="auto"/>
        <w:jc w:val="center"/>
      </w:pPr>
    </w:p>
    <w:p w:rsidR="00583051" w:rsidRDefault="00583051" w14:paraId="0000002C" w14:textId="77777777">
      <w:pPr>
        <w:widowControl w:val="0"/>
        <w:tabs>
          <w:tab w:val="left" w:pos="8787"/>
        </w:tabs>
        <w:spacing w:line="240" w:lineRule="auto"/>
        <w:jc w:val="center"/>
      </w:pPr>
    </w:p>
    <w:p w:rsidR="00583051" w:rsidRDefault="00583051" w14:paraId="0000002D" w14:textId="77777777">
      <w:pPr>
        <w:widowControl w:val="0"/>
        <w:tabs>
          <w:tab w:val="left" w:pos="8787"/>
        </w:tabs>
        <w:spacing w:line="240" w:lineRule="auto"/>
        <w:jc w:val="center"/>
      </w:pPr>
    </w:p>
    <w:p w:rsidR="00583051" w:rsidRDefault="00583051" w14:paraId="0000002E" w14:textId="77777777">
      <w:pPr>
        <w:widowControl w:val="0"/>
        <w:tabs>
          <w:tab w:val="left" w:pos="8787"/>
        </w:tabs>
        <w:spacing w:line="240" w:lineRule="auto"/>
        <w:jc w:val="center"/>
      </w:pPr>
    </w:p>
    <w:p w:rsidR="00583051" w:rsidRDefault="00583051" w14:paraId="0000002F" w14:textId="77777777">
      <w:pPr>
        <w:widowControl w:val="0"/>
        <w:tabs>
          <w:tab w:val="left" w:pos="8787"/>
        </w:tabs>
        <w:spacing w:line="240" w:lineRule="auto"/>
        <w:jc w:val="center"/>
      </w:pPr>
    </w:p>
    <w:p w:rsidR="00583051" w:rsidRDefault="00583051" w14:paraId="00000030" w14:textId="77777777">
      <w:pPr>
        <w:widowControl w:val="0"/>
        <w:tabs>
          <w:tab w:val="left" w:pos="8787"/>
        </w:tabs>
        <w:spacing w:line="240" w:lineRule="auto"/>
        <w:jc w:val="center"/>
      </w:pPr>
    </w:p>
    <w:p w:rsidR="00583051" w:rsidRDefault="007B76CE" w14:paraId="00000031" w14:textId="5EF9ECB2">
      <w:pPr>
        <w:pStyle w:val="Heading1"/>
        <w:tabs>
          <w:tab w:val="left" w:pos="1119"/>
        </w:tabs>
        <w:spacing w:before="0" w:after="0"/>
        <w:ind w:right="280"/>
        <w:jc w:val="center"/>
        <w:rPr>
          <w:b w:val="0"/>
          <w:sz w:val="22"/>
          <w:szCs w:val="22"/>
        </w:rPr>
      </w:pPr>
      <w:r>
        <w:rPr>
          <w:b w:val="0"/>
          <w:sz w:val="22"/>
          <w:szCs w:val="22"/>
        </w:rPr>
        <w:t xml:space="preserve">CONTROLE E ANÁLISE DE CRÉDITO EM APLICATIVO </w:t>
      </w:r>
      <w:r w:rsidR="002669FB">
        <w:rPr>
          <w:b w:val="0"/>
          <w:sz w:val="22"/>
          <w:szCs w:val="22"/>
        </w:rPr>
        <w:t>MULTIPLATAFORMA</w:t>
      </w:r>
      <w:r>
        <w:rPr>
          <w:b w:val="0"/>
          <w:sz w:val="22"/>
          <w:szCs w:val="22"/>
        </w:rPr>
        <w:t xml:space="preserve"> </w:t>
      </w:r>
    </w:p>
    <w:p w:rsidR="00583051" w:rsidRDefault="00583051" w14:paraId="00000032" w14:textId="77777777">
      <w:pPr>
        <w:widowControl w:val="0"/>
        <w:tabs>
          <w:tab w:val="left" w:pos="8787"/>
        </w:tabs>
        <w:spacing w:line="240" w:lineRule="auto"/>
        <w:jc w:val="center"/>
      </w:pPr>
    </w:p>
    <w:p w:rsidR="00583051" w:rsidRDefault="00583051" w14:paraId="00000033" w14:textId="77777777">
      <w:pPr>
        <w:widowControl w:val="0"/>
        <w:tabs>
          <w:tab w:val="left" w:pos="8787"/>
        </w:tabs>
        <w:spacing w:line="240" w:lineRule="auto"/>
        <w:jc w:val="center"/>
      </w:pPr>
    </w:p>
    <w:p w:rsidR="00583051" w:rsidRDefault="00583051" w14:paraId="00000034" w14:textId="77777777">
      <w:pPr>
        <w:widowControl w:val="0"/>
        <w:tabs>
          <w:tab w:val="left" w:pos="8787"/>
        </w:tabs>
        <w:spacing w:line="240" w:lineRule="auto"/>
        <w:jc w:val="center"/>
      </w:pPr>
    </w:p>
    <w:p w:rsidR="00583051" w:rsidRDefault="00583051" w14:paraId="00000035" w14:textId="77777777">
      <w:pPr>
        <w:widowControl w:val="0"/>
        <w:tabs>
          <w:tab w:val="left" w:pos="8787"/>
        </w:tabs>
        <w:spacing w:line="240" w:lineRule="auto"/>
        <w:jc w:val="center"/>
      </w:pPr>
    </w:p>
    <w:p w:rsidR="00583051" w:rsidRDefault="00583051" w14:paraId="00000036" w14:textId="77777777">
      <w:pPr>
        <w:widowControl w:val="0"/>
        <w:tabs>
          <w:tab w:val="left" w:pos="8787"/>
        </w:tabs>
        <w:spacing w:line="240" w:lineRule="auto"/>
        <w:jc w:val="center"/>
      </w:pPr>
    </w:p>
    <w:p w:rsidR="00583051" w:rsidRDefault="00583051" w14:paraId="00000037" w14:textId="77777777">
      <w:pPr>
        <w:widowControl w:val="0"/>
        <w:tabs>
          <w:tab w:val="left" w:pos="8787"/>
        </w:tabs>
        <w:spacing w:line="240" w:lineRule="auto"/>
        <w:jc w:val="center"/>
      </w:pPr>
    </w:p>
    <w:p w:rsidR="00583051" w:rsidP="007B76CE" w:rsidRDefault="007B76CE" w14:paraId="00000038" w14:textId="77777777">
      <w:pPr>
        <w:widowControl w:val="0"/>
        <w:tabs>
          <w:tab w:val="left" w:pos="8787"/>
        </w:tabs>
        <w:spacing w:line="240" w:lineRule="auto"/>
        <w:ind w:left="4395" w:right="284"/>
        <w:jc w:val="both"/>
      </w:pPr>
      <w:r>
        <w:t xml:space="preserve">Monografia apresentada ao Instituto Federal de Educação, Ciência e Tecnologia de São Paulo – </w:t>
      </w:r>
      <w:r>
        <w:rPr>
          <w:i/>
        </w:rPr>
        <w:t>campus</w:t>
      </w:r>
      <w:r>
        <w:t xml:space="preserve"> São Carlos, como parte dos requisitos exigidos para a obtenção do título de especialista em Desenvolvimento de Sistemas para Dispositivos Móveis. </w:t>
      </w:r>
    </w:p>
    <w:p w:rsidR="00583051" w:rsidRDefault="00583051" w14:paraId="00000039" w14:textId="77777777">
      <w:pPr>
        <w:widowControl w:val="0"/>
        <w:tabs>
          <w:tab w:val="left" w:pos="8787"/>
        </w:tabs>
        <w:spacing w:line="240" w:lineRule="auto"/>
        <w:ind w:left="4810"/>
      </w:pPr>
    </w:p>
    <w:p w:rsidR="00583051" w:rsidRDefault="007B76CE" w14:paraId="0000003A" w14:textId="2565BABF">
      <w:pPr>
        <w:widowControl w:val="0"/>
        <w:tabs>
          <w:tab w:val="left" w:pos="8787"/>
        </w:tabs>
        <w:spacing w:line="240" w:lineRule="auto"/>
        <w:ind w:left="4253" w:firstLine="141"/>
      </w:pPr>
      <w:r>
        <w:t xml:space="preserve">Orientador: </w:t>
      </w:r>
      <w:r w:rsidRPr="002669FB" w:rsidR="002669FB">
        <w:t>Danilo Augusto Moschetto</w:t>
      </w:r>
    </w:p>
    <w:p w:rsidR="00583051" w:rsidRDefault="00583051" w14:paraId="0000003B" w14:textId="77777777">
      <w:pPr>
        <w:widowControl w:val="0"/>
        <w:tabs>
          <w:tab w:val="left" w:pos="8787"/>
        </w:tabs>
        <w:spacing w:line="240" w:lineRule="auto"/>
        <w:ind w:left="4253" w:firstLine="141"/>
      </w:pPr>
    </w:p>
    <w:p w:rsidR="00583051" w:rsidRDefault="00583051" w14:paraId="0000003C" w14:textId="77777777">
      <w:pPr>
        <w:widowControl w:val="0"/>
        <w:tabs>
          <w:tab w:val="left" w:pos="8787"/>
        </w:tabs>
        <w:spacing w:line="240" w:lineRule="auto"/>
      </w:pPr>
    </w:p>
    <w:p w:rsidR="00583051" w:rsidRDefault="00583051" w14:paraId="0000003D" w14:textId="77777777">
      <w:pPr>
        <w:widowControl w:val="0"/>
        <w:tabs>
          <w:tab w:val="left" w:pos="8787"/>
        </w:tabs>
        <w:spacing w:line="240" w:lineRule="auto"/>
        <w:jc w:val="center"/>
      </w:pPr>
    </w:p>
    <w:p w:rsidR="00583051" w:rsidRDefault="00583051" w14:paraId="0000003E" w14:textId="77777777">
      <w:pPr>
        <w:widowControl w:val="0"/>
        <w:tabs>
          <w:tab w:val="left" w:pos="8787"/>
        </w:tabs>
        <w:spacing w:line="240" w:lineRule="auto"/>
        <w:jc w:val="center"/>
      </w:pPr>
    </w:p>
    <w:p w:rsidR="00583051" w:rsidRDefault="007B76CE" w14:paraId="0000003F" w14:textId="77777777">
      <w:pPr>
        <w:widowControl w:val="0"/>
        <w:tabs>
          <w:tab w:val="left" w:pos="8787"/>
        </w:tabs>
        <w:spacing w:line="240" w:lineRule="auto"/>
      </w:pPr>
      <w:r>
        <w:t>Data da aprovação: ______/______/______</w:t>
      </w:r>
    </w:p>
    <w:p w:rsidR="00583051" w:rsidRDefault="00583051" w14:paraId="00000040" w14:textId="77777777">
      <w:pPr>
        <w:widowControl w:val="0"/>
        <w:tabs>
          <w:tab w:val="left" w:pos="8787"/>
        </w:tabs>
        <w:spacing w:line="240" w:lineRule="auto"/>
      </w:pPr>
    </w:p>
    <w:p w:rsidR="00583051" w:rsidRDefault="007B76CE" w14:paraId="00000041" w14:textId="77777777">
      <w:pPr>
        <w:widowControl w:val="0"/>
        <w:tabs>
          <w:tab w:val="left" w:pos="8787"/>
        </w:tabs>
        <w:spacing w:line="240" w:lineRule="auto"/>
      </w:pPr>
      <w:r>
        <w:t>MEMBROS DA BANCA EXAMINADORA:</w:t>
      </w:r>
    </w:p>
    <w:p w:rsidR="00583051" w:rsidRDefault="00583051" w14:paraId="00000042" w14:textId="77777777">
      <w:pPr>
        <w:widowControl w:val="0"/>
        <w:tabs>
          <w:tab w:val="left" w:pos="8787"/>
        </w:tabs>
        <w:spacing w:line="240" w:lineRule="auto"/>
      </w:pPr>
    </w:p>
    <w:p w:rsidR="00583051" w:rsidRDefault="00583051" w14:paraId="00000043" w14:textId="77777777">
      <w:pPr>
        <w:widowControl w:val="0"/>
        <w:tabs>
          <w:tab w:val="left" w:pos="8787"/>
        </w:tabs>
        <w:spacing w:line="240" w:lineRule="auto"/>
      </w:pPr>
    </w:p>
    <w:p w:rsidR="00583051" w:rsidRDefault="007B76CE" w14:paraId="00000044" w14:textId="76DE7714">
      <w:pPr>
        <w:widowControl w:val="0"/>
        <w:tabs>
          <w:tab w:val="left" w:pos="8787"/>
        </w:tabs>
        <w:spacing w:line="240" w:lineRule="auto"/>
      </w:pPr>
      <w:r>
        <w:t>_________________________________________</w:t>
      </w:r>
      <w:r w:rsidR="002669FB">
        <w:t>_____________________</w:t>
      </w:r>
    </w:p>
    <w:p w:rsidR="00583051" w:rsidRDefault="002669FB" w14:paraId="00000045" w14:textId="599A24EB">
      <w:pPr>
        <w:widowControl w:val="0"/>
        <w:tabs>
          <w:tab w:val="left" w:pos="8787"/>
        </w:tabs>
        <w:spacing w:line="240" w:lineRule="auto"/>
      </w:pPr>
      <w:r w:rsidRPr="002669FB">
        <w:t xml:space="preserve">Prof. Dr. Danilo Augusto Moschetto </w:t>
      </w:r>
      <w:r w:rsidR="007B76CE">
        <w:t>(orientador)</w:t>
      </w:r>
    </w:p>
    <w:p w:rsidR="002669FB" w:rsidP="002669FB" w:rsidRDefault="002669FB" w14:paraId="45BD9A95" w14:textId="77777777">
      <w:pPr>
        <w:widowControl w:val="0"/>
        <w:tabs>
          <w:tab w:val="left" w:pos="8787"/>
        </w:tabs>
        <w:spacing w:line="240" w:lineRule="auto"/>
      </w:pPr>
      <w:r>
        <w:t>Instituto Federal de Educação, Ciência e Tecnologia do Estado de São Paulo</w:t>
      </w:r>
    </w:p>
    <w:p w:rsidR="00583051" w:rsidRDefault="00583051" w14:paraId="00000047" w14:textId="77777777">
      <w:pPr>
        <w:widowControl w:val="0"/>
        <w:tabs>
          <w:tab w:val="left" w:pos="8787"/>
        </w:tabs>
        <w:spacing w:line="240" w:lineRule="auto"/>
      </w:pPr>
    </w:p>
    <w:p w:rsidR="00583051" w:rsidRDefault="00583051" w14:paraId="00000048" w14:textId="77777777">
      <w:pPr>
        <w:widowControl w:val="0"/>
        <w:tabs>
          <w:tab w:val="left" w:pos="8787"/>
        </w:tabs>
        <w:spacing w:line="240" w:lineRule="auto"/>
      </w:pPr>
    </w:p>
    <w:p w:rsidR="00583051" w:rsidRDefault="007B76CE" w14:paraId="00000049" w14:textId="15562D7B">
      <w:pPr>
        <w:widowControl w:val="0"/>
        <w:tabs>
          <w:tab w:val="left" w:pos="8787"/>
        </w:tabs>
        <w:spacing w:line="240" w:lineRule="auto"/>
      </w:pPr>
      <w:r>
        <w:t>_________________________________________</w:t>
      </w:r>
      <w:r w:rsidR="002669FB">
        <w:t>_____________________</w:t>
      </w:r>
    </w:p>
    <w:p w:rsidR="002669FB" w:rsidRDefault="002669FB" w14:paraId="5B21AA62" w14:textId="77777777">
      <w:pPr>
        <w:widowControl w:val="0"/>
        <w:tabs>
          <w:tab w:val="left" w:pos="8787"/>
        </w:tabs>
        <w:spacing w:line="240" w:lineRule="auto"/>
      </w:pPr>
      <w:r w:rsidRPr="002669FB">
        <w:t>Prof. Dr. Rodrigo Elias Bianchi</w:t>
      </w:r>
    </w:p>
    <w:p w:rsidR="00583051" w:rsidRDefault="002669FB" w14:paraId="0000004B" w14:textId="14DEF33C">
      <w:pPr>
        <w:widowControl w:val="0"/>
        <w:tabs>
          <w:tab w:val="left" w:pos="8787"/>
        </w:tabs>
        <w:spacing w:line="240" w:lineRule="auto"/>
      </w:pPr>
      <w:r>
        <w:t>Instituto Federal de Educação, Ciência e Tecnologia do Estado de São Paulo</w:t>
      </w:r>
    </w:p>
    <w:p w:rsidR="00583051" w:rsidRDefault="00583051" w14:paraId="0000004C" w14:textId="77777777">
      <w:pPr>
        <w:widowControl w:val="0"/>
        <w:tabs>
          <w:tab w:val="left" w:pos="8787"/>
        </w:tabs>
        <w:spacing w:line="240" w:lineRule="auto"/>
      </w:pPr>
    </w:p>
    <w:p w:rsidR="00583051" w:rsidRDefault="00583051" w14:paraId="0000004D" w14:textId="77777777">
      <w:pPr>
        <w:widowControl w:val="0"/>
        <w:tabs>
          <w:tab w:val="left" w:pos="8787"/>
        </w:tabs>
        <w:spacing w:line="240" w:lineRule="auto"/>
      </w:pPr>
    </w:p>
    <w:p w:rsidR="00583051" w:rsidRDefault="007B76CE" w14:paraId="0000004E" w14:textId="039E5826">
      <w:pPr>
        <w:widowControl w:val="0"/>
        <w:tabs>
          <w:tab w:val="left" w:pos="8787"/>
        </w:tabs>
        <w:spacing w:line="240" w:lineRule="auto"/>
      </w:pPr>
      <w:r>
        <w:t>_________________________________________</w:t>
      </w:r>
      <w:r w:rsidR="002669FB">
        <w:t>_____________________</w:t>
      </w:r>
    </w:p>
    <w:p w:rsidR="002669FB" w:rsidRDefault="002669FB" w14:paraId="537FF5B9" w14:textId="77777777">
      <w:pPr>
        <w:widowControl w:val="0"/>
        <w:tabs>
          <w:tab w:val="left" w:pos="8787"/>
        </w:tabs>
        <w:spacing w:line="240" w:lineRule="auto"/>
      </w:pPr>
      <w:r w:rsidRPr="002669FB">
        <w:t xml:space="preserve">Prof. Dr. Pedro Northon Nobile </w:t>
      </w:r>
    </w:p>
    <w:p w:rsidR="002669FB" w:rsidP="002669FB" w:rsidRDefault="002669FB" w14:paraId="4E4E69F2" w14:textId="77777777">
      <w:pPr>
        <w:widowControl w:val="0"/>
        <w:tabs>
          <w:tab w:val="left" w:pos="8787"/>
        </w:tabs>
        <w:spacing w:line="240" w:lineRule="auto"/>
      </w:pPr>
      <w:r>
        <w:t>Instituto Federal de Educação, Ciência e Tecnologia do Estado de São Paulo</w:t>
      </w:r>
    </w:p>
    <w:p w:rsidR="00816B75" w:rsidRDefault="00816B75" w14:paraId="1CC05BAB" w14:textId="1A896FB6">
      <w:pPr>
        <w:widowControl w:val="0"/>
        <w:tabs>
          <w:tab w:val="left" w:pos="8787"/>
        </w:tabs>
        <w:spacing w:line="240" w:lineRule="auto"/>
      </w:pPr>
    </w:p>
    <w:p w:rsidR="00816B75" w:rsidRDefault="00816B75" w14:paraId="258F62A0" w14:textId="77777777">
      <w:pPr>
        <w:widowControl w:val="0"/>
        <w:tabs>
          <w:tab w:val="left" w:pos="8787"/>
        </w:tabs>
        <w:spacing w:line="240" w:lineRule="auto"/>
      </w:pPr>
    </w:p>
    <w:p w:rsidR="007B76CE" w:rsidRDefault="007B76CE" w14:paraId="50B39F62" w14:textId="77777777">
      <w:pPr>
        <w:widowControl w:val="0"/>
        <w:tabs>
          <w:tab w:val="left" w:pos="8787"/>
        </w:tabs>
        <w:spacing w:line="240" w:lineRule="auto"/>
      </w:pPr>
    </w:p>
    <w:p w:rsidRPr="009E1181" w:rsidR="00583051" w:rsidRDefault="007B76CE" w14:paraId="00000051" w14:textId="6B2E23C0">
      <w:pPr>
        <w:pStyle w:val="Heading1"/>
        <w:tabs>
          <w:tab w:val="left" w:pos="1119"/>
        </w:tabs>
        <w:ind w:left="720"/>
        <w:jc w:val="center"/>
        <w:rPr>
          <w:rFonts w:eastAsia="Times New Roman" w:cs="Times New Roman"/>
          <w:bCs/>
          <w:sz w:val="32"/>
          <w:szCs w:val="32"/>
        </w:rPr>
      </w:pPr>
      <w:bookmarkStart w:name="_heading=h.1fob9te" w:colFirst="0" w:colLast="0" w:id="2"/>
      <w:bookmarkEnd w:id="2"/>
      <w:r w:rsidRPr="009E1181">
        <w:rPr>
          <w:rFonts w:eastAsia="Times New Roman" w:cs="Times New Roman"/>
          <w:bCs/>
          <w:sz w:val="32"/>
          <w:szCs w:val="32"/>
        </w:rPr>
        <w:lastRenderedPageBreak/>
        <w:t>AGRADECIMENTOS</w:t>
      </w:r>
    </w:p>
    <w:p w:rsidR="00583051" w:rsidRDefault="00583051" w14:paraId="00000052" w14:textId="77777777">
      <w:pPr>
        <w:tabs>
          <w:tab w:val="left" w:pos="1119"/>
        </w:tabs>
      </w:pPr>
    </w:p>
    <w:p w:rsidRPr="003A51A4" w:rsidR="00583051" w:rsidRDefault="00583051" w14:paraId="00000053" w14:textId="77777777">
      <w:pPr>
        <w:tabs>
          <w:tab w:val="left" w:pos="1119"/>
        </w:tabs>
        <w:rPr>
          <w:rFonts w:ascii="Times New Roman" w:hAnsi="Times New Roman" w:cs="Times New Roman"/>
          <w:sz w:val="24"/>
          <w:szCs w:val="24"/>
        </w:rPr>
      </w:pPr>
    </w:p>
    <w:p w:rsidRPr="003A51A4" w:rsidR="002669FB" w:rsidP="002669FB" w:rsidRDefault="003A51A4" w14:paraId="4852881F" w14:textId="55655A7B">
      <w:pPr>
        <w:tabs>
          <w:tab w:val="left" w:pos="1119"/>
        </w:tabs>
        <w:jc w:val="both"/>
        <w:rPr>
          <w:rFonts w:ascii="Times New Roman" w:hAnsi="Times New Roman" w:cs="Times New Roman"/>
          <w:sz w:val="24"/>
          <w:szCs w:val="24"/>
        </w:rPr>
      </w:pPr>
      <w:r>
        <w:rPr>
          <w:rFonts w:ascii="Times New Roman" w:hAnsi="Times New Roman" w:cs="Times New Roman"/>
          <w:sz w:val="24"/>
          <w:szCs w:val="24"/>
        </w:rPr>
        <w:tab/>
      </w:r>
      <w:r w:rsidRPr="003A51A4" w:rsidR="002669FB">
        <w:rPr>
          <w:rFonts w:ascii="Times New Roman" w:hAnsi="Times New Roman" w:cs="Times New Roman"/>
          <w:sz w:val="24"/>
          <w:szCs w:val="24"/>
        </w:rPr>
        <w:t xml:space="preserve">Primeiramente, gostaria de agradecer aos meus professores, em especial ao meu orientador, por todo </w:t>
      </w:r>
      <w:r w:rsidRPr="003A51A4" w:rsidR="447728D4">
        <w:rPr>
          <w:rFonts w:ascii="Times New Roman" w:hAnsi="Times New Roman" w:cs="Times New Roman"/>
          <w:sz w:val="24"/>
          <w:szCs w:val="24"/>
        </w:rPr>
        <w:t xml:space="preserve">o conhecimento</w:t>
      </w:r>
      <w:r w:rsidRPr="003A51A4" w:rsidR="002669FB">
        <w:rPr>
          <w:rFonts w:ascii="Times New Roman" w:hAnsi="Times New Roman" w:cs="Times New Roman"/>
          <w:sz w:val="24"/>
          <w:szCs w:val="24"/>
        </w:rPr>
        <w:t xml:space="preserve"> que fora transmitido. O conhecimento - assim como </w:t>
      </w:r>
      <w:r w:rsidR="00AB7C94">
        <w:rPr>
          <w:rFonts w:ascii="Times New Roman" w:hAnsi="Times New Roman" w:cs="Times New Roman"/>
          <w:sz w:val="24"/>
          <w:szCs w:val="24"/>
        </w:rPr>
        <w:t>costumavam dizer</w:t>
      </w:r>
      <w:r w:rsidRPr="003A51A4" w:rsidR="002669FB">
        <w:rPr>
          <w:rFonts w:ascii="Times New Roman" w:hAnsi="Times New Roman" w:cs="Times New Roman"/>
          <w:sz w:val="24"/>
          <w:szCs w:val="24"/>
        </w:rPr>
        <w:t xml:space="preserve"> os filósofos iluministas - é libertador</w:t>
      </w:r>
      <w:r w:rsidR="002669FB">
        <w:rPr>
          <w:rFonts w:ascii="Times New Roman" w:hAnsi="Times New Roman" w:cs="Times New Roman"/>
          <w:sz w:val="24"/>
          <w:szCs w:val="24"/>
        </w:rPr>
        <w:t xml:space="preserve">. </w:t>
      </w:r>
      <w:r w:rsidRPr="003A51A4" w:rsidR="002669FB">
        <w:rPr>
          <w:rFonts w:ascii="Times New Roman" w:hAnsi="Times New Roman" w:cs="Times New Roman"/>
          <w:sz w:val="24"/>
          <w:szCs w:val="24"/>
        </w:rPr>
        <w:t xml:space="preserve">E vocês, professores, </w:t>
      </w:r>
      <w:proofErr w:type="gramStart"/>
      <w:r w:rsidRPr="003A51A4" w:rsidR="002669FB">
        <w:rPr>
          <w:rFonts w:ascii="Times New Roman" w:hAnsi="Times New Roman" w:cs="Times New Roman"/>
          <w:sz w:val="24"/>
          <w:szCs w:val="24"/>
        </w:rPr>
        <w:t xml:space="preserve">por</w:t>
      </w:r>
      <w:proofErr w:type="gramEnd"/>
      <w:r w:rsidRPr="003A51A4" w:rsidR="002669FB">
        <w:rPr>
          <w:rFonts w:ascii="Times New Roman" w:hAnsi="Times New Roman" w:cs="Times New Roman"/>
          <w:sz w:val="24"/>
          <w:szCs w:val="24"/>
        </w:rPr>
        <w:t xml:space="preserve"> o transmitirem de forma tão bonita, </w:t>
      </w:r>
      <w:r w:rsidR="002669FB">
        <w:rPr>
          <w:rFonts w:ascii="Times New Roman" w:hAnsi="Times New Roman" w:cs="Times New Roman"/>
          <w:sz w:val="24"/>
          <w:szCs w:val="24"/>
        </w:rPr>
        <w:t>ajudam a emancipar</w:t>
      </w:r>
      <w:r w:rsidRPr="003A51A4" w:rsidR="002669FB">
        <w:rPr>
          <w:rFonts w:ascii="Times New Roman" w:hAnsi="Times New Roman" w:cs="Times New Roman"/>
          <w:sz w:val="24"/>
          <w:szCs w:val="24"/>
        </w:rPr>
        <w:t xml:space="preserve"> o futuro e a mente de cada aluno.</w:t>
      </w:r>
    </w:p>
    <w:p w:rsidRPr="003A51A4" w:rsidR="002669FB" w:rsidP="002669FB" w:rsidRDefault="002669FB" w14:paraId="213CE30F" w14:textId="0EF76510">
      <w:pPr>
        <w:tabs>
          <w:tab w:val="left" w:pos="1119"/>
        </w:tabs>
        <w:jc w:val="both"/>
        <w:rPr>
          <w:rFonts w:ascii="Times New Roman" w:hAnsi="Times New Roman" w:cs="Times New Roman"/>
          <w:sz w:val="24"/>
          <w:szCs w:val="24"/>
        </w:rPr>
      </w:pPr>
      <w:r>
        <w:rPr>
          <w:rFonts w:ascii="Times New Roman" w:hAnsi="Times New Roman" w:cs="Times New Roman"/>
          <w:sz w:val="24"/>
          <w:szCs w:val="24"/>
        </w:rPr>
        <w:tab/>
      </w:r>
      <w:r w:rsidRPr="003A51A4" w:rsidR="002669FB">
        <w:rPr>
          <w:rFonts w:ascii="Times New Roman" w:hAnsi="Times New Roman" w:cs="Times New Roman"/>
          <w:sz w:val="24"/>
          <w:szCs w:val="24"/>
        </w:rPr>
        <w:t xml:space="preserve">Seria muito egoísmo não deixar nessas humildes linhas o </w:t>
      </w:r>
      <w:r w:rsidRPr="003A51A4" w:rsidR="35FA6FA1">
        <w:rPr>
          <w:rFonts w:ascii="Times New Roman" w:hAnsi="Times New Roman" w:cs="Times New Roman"/>
          <w:sz w:val="24"/>
          <w:szCs w:val="24"/>
        </w:rPr>
        <w:t>meu reconhecimento</w:t>
      </w:r>
      <w:r w:rsidRPr="003A51A4" w:rsidR="002669FB">
        <w:rPr>
          <w:rFonts w:ascii="Times New Roman" w:hAnsi="Times New Roman" w:cs="Times New Roman"/>
          <w:sz w:val="24"/>
          <w:szCs w:val="24"/>
        </w:rPr>
        <w:t xml:space="preserve"> e profundo agradecimento a todos os</w:t>
      </w:r>
      <w:r w:rsidR="002669FB">
        <w:rPr>
          <w:rFonts w:ascii="Times New Roman" w:hAnsi="Times New Roman" w:cs="Times New Roman"/>
          <w:sz w:val="24"/>
          <w:szCs w:val="24"/>
        </w:rPr>
        <w:t xml:space="preserve"> </w:t>
      </w:r>
      <w:r w:rsidRPr="003A51A4" w:rsidR="002669FB">
        <w:rPr>
          <w:rFonts w:ascii="Times New Roman" w:hAnsi="Times New Roman" w:cs="Times New Roman"/>
          <w:sz w:val="24"/>
          <w:szCs w:val="24"/>
        </w:rPr>
        <w:t xml:space="preserve">matemáticos, físicos, cientistas e pesquisadores que devotaram as suas vidas para o avanço da tecnologia. </w:t>
      </w:r>
      <w:r w:rsidR="002669FB">
        <w:rPr>
          <w:rFonts w:ascii="Times New Roman" w:hAnsi="Times New Roman" w:cs="Times New Roman"/>
          <w:sz w:val="24"/>
          <w:szCs w:val="24"/>
        </w:rPr>
        <w:t>Tal tecnologia</w:t>
      </w:r>
      <w:r w:rsidRPr="003A51A4" w:rsidR="002669FB">
        <w:rPr>
          <w:rFonts w:ascii="Times New Roman" w:hAnsi="Times New Roman" w:cs="Times New Roman"/>
          <w:sz w:val="24"/>
          <w:szCs w:val="24"/>
        </w:rPr>
        <w:t xml:space="preserve"> convergiu para que eu pudesse fazer uso na ferramenta desenvolvida nessa monografia.</w:t>
      </w:r>
    </w:p>
    <w:p w:rsidRPr="003A51A4" w:rsidR="002669FB" w:rsidP="002669FB" w:rsidRDefault="002669FB" w14:paraId="37DF691A" w14:textId="1F582ABC">
      <w:pPr>
        <w:tabs>
          <w:tab w:val="left" w:pos="1119"/>
        </w:tabs>
        <w:jc w:val="both"/>
        <w:rPr>
          <w:rFonts w:ascii="Times New Roman" w:hAnsi="Times New Roman" w:cs="Times New Roman"/>
          <w:sz w:val="24"/>
          <w:szCs w:val="24"/>
        </w:rPr>
      </w:pPr>
      <w:r>
        <w:rPr>
          <w:rFonts w:ascii="Times New Roman" w:hAnsi="Times New Roman" w:cs="Times New Roman"/>
          <w:sz w:val="24"/>
          <w:szCs w:val="24"/>
        </w:rPr>
        <w:tab/>
      </w:r>
      <w:r w:rsidRPr="003A51A4" w:rsidR="002669FB">
        <w:rPr>
          <w:rFonts w:ascii="Times New Roman" w:hAnsi="Times New Roman" w:cs="Times New Roman"/>
          <w:sz w:val="24"/>
          <w:szCs w:val="24"/>
        </w:rPr>
        <w:t>Não é exagero dizer que não teria concluído e</w:t>
      </w:r>
      <w:r w:rsidRPr="003A51A4" w:rsidR="2EAECDF1">
        <w:rPr>
          <w:rFonts w:ascii="Times New Roman" w:hAnsi="Times New Roman" w:cs="Times New Roman"/>
          <w:sz w:val="24"/>
          <w:szCs w:val="24"/>
        </w:rPr>
        <w:t xml:space="preserve">ssa </w:t>
      </w:r>
      <w:r w:rsidRPr="003A51A4" w:rsidR="002669FB">
        <w:rPr>
          <w:rFonts w:ascii="Times New Roman" w:hAnsi="Times New Roman" w:cs="Times New Roman"/>
          <w:sz w:val="24"/>
          <w:szCs w:val="24"/>
        </w:rPr>
        <w:t>pós-graduação sem o apoio da minha namorada, Bruna. Ela me ajudou a ser mais resiliente</w:t>
      </w:r>
      <w:r w:rsidR="002669FB">
        <w:rPr>
          <w:rFonts w:ascii="Times New Roman" w:hAnsi="Times New Roman" w:cs="Times New Roman"/>
          <w:sz w:val="24"/>
          <w:szCs w:val="24"/>
        </w:rPr>
        <w:t xml:space="preserve"> e </w:t>
      </w:r>
      <w:proofErr w:type="spellStart"/>
      <w:r w:rsidR="002669FB">
        <w:rPr>
          <w:rFonts w:ascii="Times New Roman" w:hAnsi="Times New Roman" w:cs="Times New Roman"/>
          <w:sz w:val="24"/>
          <w:szCs w:val="24"/>
        </w:rPr>
        <w:t xml:space="preserve">estoicista</w:t>
      </w:r>
      <w:proofErr w:type="spellEnd"/>
      <w:r w:rsidRPr="003A51A4" w:rsidR="002669FB">
        <w:rPr>
          <w:rFonts w:ascii="Times New Roman" w:hAnsi="Times New Roman" w:cs="Times New Roman"/>
          <w:sz w:val="24"/>
          <w:szCs w:val="24"/>
        </w:rPr>
        <w:t>, iluminando o meu mundo como mais ninguém.</w:t>
      </w:r>
    </w:p>
    <w:p w:rsidRPr="003A51A4" w:rsidR="002669FB" w:rsidP="002669FB" w:rsidRDefault="002669FB" w14:paraId="10CFDC32" w14:textId="4D739FAD">
      <w:pPr>
        <w:tabs>
          <w:tab w:val="left" w:pos="1119"/>
        </w:tabs>
        <w:jc w:val="both"/>
        <w:rPr>
          <w:rFonts w:ascii="Times New Roman" w:hAnsi="Times New Roman" w:cs="Times New Roman"/>
          <w:sz w:val="24"/>
          <w:szCs w:val="24"/>
        </w:rPr>
      </w:pPr>
      <w:r>
        <w:rPr>
          <w:rFonts w:ascii="Times New Roman" w:hAnsi="Times New Roman" w:cs="Times New Roman"/>
          <w:sz w:val="24"/>
          <w:szCs w:val="24"/>
        </w:rPr>
        <w:tab/>
      </w:r>
      <w:r w:rsidRPr="003A51A4">
        <w:rPr>
          <w:rFonts w:ascii="Times New Roman" w:hAnsi="Times New Roman" w:cs="Times New Roman"/>
          <w:sz w:val="24"/>
          <w:szCs w:val="24"/>
        </w:rPr>
        <w:t xml:space="preserve">Finalmente, agradeço a minha grande inspiração: </w:t>
      </w:r>
      <w:r>
        <w:rPr>
          <w:rFonts w:ascii="Times New Roman" w:hAnsi="Times New Roman" w:cs="Times New Roman"/>
          <w:sz w:val="24"/>
          <w:szCs w:val="24"/>
        </w:rPr>
        <w:t>Silvia, minha amada m</w:t>
      </w:r>
      <w:r w:rsidRPr="003A51A4">
        <w:rPr>
          <w:rFonts w:ascii="Times New Roman" w:hAnsi="Times New Roman" w:cs="Times New Roman"/>
          <w:sz w:val="24"/>
          <w:szCs w:val="24"/>
        </w:rPr>
        <w:t>ãe,</w:t>
      </w:r>
      <w:r>
        <w:rPr>
          <w:rFonts w:ascii="Times New Roman" w:hAnsi="Times New Roman" w:cs="Times New Roman"/>
          <w:sz w:val="24"/>
          <w:szCs w:val="24"/>
        </w:rPr>
        <w:t xml:space="preserve"> nós</w:t>
      </w:r>
      <w:r w:rsidRPr="003A51A4">
        <w:rPr>
          <w:rFonts w:ascii="Times New Roman" w:hAnsi="Times New Roman" w:cs="Times New Roman"/>
          <w:sz w:val="24"/>
          <w:szCs w:val="24"/>
        </w:rPr>
        <w:t xml:space="preserve"> acreditamos. E fizemos.</w:t>
      </w:r>
    </w:p>
    <w:p w:rsidRPr="003A51A4" w:rsidR="00583051" w:rsidP="00C548E3" w:rsidRDefault="00583051" w14:paraId="00000054" w14:textId="113F2429">
      <w:pPr>
        <w:tabs>
          <w:tab w:val="left" w:pos="1119"/>
        </w:tabs>
        <w:jc w:val="both"/>
        <w:rPr>
          <w:rFonts w:ascii="Times New Roman" w:hAnsi="Times New Roman" w:cs="Times New Roman"/>
          <w:sz w:val="24"/>
          <w:szCs w:val="24"/>
        </w:rPr>
      </w:pPr>
    </w:p>
    <w:p w:rsidR="00583051" w:rsidRDefault="00583051" w14:paraId="00000055" w14:textId="77777777">
      <w:pPr>
        <w:tabs>
          <w:tab w:val="left" w:pos="1119"/>
        </w:tabs>
      </w:pPr>
    </w:p>
    <w:p w:rsidR="00583051" w:rsidRDefault="00583051" w14:paraId="00000056" w14:textId="77777777">
      <w:pPr>
        <w:tabs>
          <w:tab w:val="left" w:pos="1119"/>
        </w:tabs>
      </w:pPr>
    </w:p>
    <w:p w:rsidR="00583051" w:rsidRDefault="00583051" w14:paraId="00000057" w14:textId="77777777">
      <w:pPr>
        <w:tabs>
          <w:tab w:val="left" w:pos="1119"/>
        </w:tabs>
      </w:pPr>
    </w:p>
    <w:p w:rsidR="00583051" w:rsidRDefault="00583051" w14:paraId="00000058" w14:textId="77777777">
      <w:pPr>
        <w:tabs>
          <w:tab w:val="left" w:pos="1119"/>
        </w:tabs>
      </w:pPr>
    </w:p>
    <w:p w:rsidR="00583051" w:rsidRDefault="00583051" w14:paraId="00000059" w14:textId="77777777">
      <w:pPr>
        <w:tabs>
          <w:tab w:val="left" w:pos="1119"/>
        </w:tabs>
      </w:pPr>
    </w:p>
    <w:p w:rsidR="00583051" w:rsidRDefault="00583051" w14:paraId="0000005A" w14:textId="77777777">
      <w:pPr>
        <w:tabs>
          <w:tab w:val="left" w:pos="1119"/>
        </w:tabs>
      </w:pPr>
    </w:p>
    <w:p w:rsidR="00583051" w:rsidRDefault="00583051" w14:paraId="0000005B" w14:textId="77777777">
      <w:pPr>
        <w:tabs>
          <w:tab w:val="left" w:pos="1119"/>
        </w:tabs>
      </w:pPr>
    </w:p>
    <w:p w:rsidR="00583051" w:rsidRDefault="00583051" w14:paraId="0000005C" w14:textId="77777777">
      <w:pPr>
        <w:pStyle w:val="Heading1"/>
        <w:tabs>
          <w:tab w:val="left" w:pos="1119"/>
        </w:tabs>
        <w:ind w:left="720"/>
        <w:jc w:val="center"/>
        <w:rPr>
          <w:rFonts w:eastAsia="Times New Roman" w:cs="Times New Roman"/>
          <w:b w:val="0"/>
          <w:szCs w:val="28"/>
        </w:rPr>
      </w:pPr>
      <w:bookmarkStart w:name="_heading=h.3znysh7" w:colFirst="0" w:colLast="0" w:id="3"/>
      <w:bookmarkEnd w:id="3"/>
    </w:p>
    <w:p w:rsidR="00583051" w:rsidRDefault="00583051" w14:paraId="0000005D" w14:textId="77777777">
      <w:pPr>
        <w:pStyle w:val="Heading1"/>
        <w:tabs>
          <w:tab w:val="left" w:pos="1119"/>
        </w:tabs>
        <w:ind w:left="720"/>
        <w:jc w:val="center"/>
        <w:rPr>
          <w:rFonts w:eastAsia="Times New Roman" w:cs="Times New Roman"/>
          <w:b w:val="0"/>
          <w:szCs w:val="28"/>
        </w:rPr>
      </w:pPr>
      <w:bookmarkStart w:name="_heading=h.2et92p0" w:colFirst="0" w:colLast="0" w:id="4"/>
      <w:bookmarkEnd w:id="4"/>
    </w:p>
    <w:p w:rsidR="00583051" w:rsidRDefault="00583051" w14:paraId="0000005E" w14:textId="77777777">
      <w:pPr>
        <w:pStyle w:val="Heading1"/>
        <w:tabs>
          <w:tab w:val="left" w:pos="1119"/>
        </w:tabs>
        <w:ind w:left="720"/>
        <w:jc w:val="center"/>
        <w:rPr>
          <w:rFonts w:eastAsia="Times New Roman" w:cs="Times New Roman"/>
          <w:b w:val="0"/>
          <w:szCs w:val="28"/>
        </w:rPr>
      </w:pPr>
      <w:bookmarkStart w:name="_heading=h.tyjcwt" w:colFirst="0" w:colLast="0" w:id="5"/>
      <w:bookmarkEnd w:id="5"/>
    </w:p>
    <w:p w:rsidR="00583051" w:rsidRDefault="00583051" w14:paraId="0000005F" w14:textId="77777777">
      <w:pPr>
        <w:pStyle w:val="Heading1"/>
        <w:tabs>
          <w:tab w:val="left" w:pos="1119"/>
        </w:tabs>
        <w:ind w:left="720"/>
        <w:jc w:val="center"/>
        <w:rPr>
          <w:rFonts w:eastAsia="Times New Roman" w:cs="Times New Roman"/>
          <w:b w:val="0"/>
          <w:szCs w:val="28"/>
        </w:rPr>
      </w:pPr>
      <w:bookmarkStart w:name="_heading=h.3dy6vkm" w:colFirst="0" w:colLast="0" w:id="6"/>
      <w:bookmarkEnd w:id="6"/>
    </w:p>
    <w:p w:rsidR="00583051" w:rsidRDefault="00583051" w14:paraId="00000060" w14:textId="77777777">
      <w:pPr>
        <w:pStyle w:val="Heading1"/>
        <w:tabs>
          <w:tab w:val="left" w:pos="1119"/>
        </w:tabs>
        <w:ind w:left="720"/>
        <w:jc w:val="center"/>
        <w:rPr>
          <w:rFonts w:eastAsia="Times New Roman" w:cs="Times New Roman"/>
          <w:b w:val="0"/>
          <w:szCs w:val="28"/>
        </w:rPr>
      </w:pPr>
      <w:bookmarkStart w:name="_heading=h.1t3h5sf" w:colFirst="0" w:colLast="0" w:id="7"/>
      <w:bookmarkEnd w:id="7"/>
    </w:p>
    <w:p w:rsidR="00583051" w:rsidRDefault="00583051" w14:paraId="00000061" w14:textId="77777777">
      <w:pPr>
        <w:pStyle w:val="Heading1"/>
        <w:tabs>
          <w:tab w:val="left" w:pos="1119"/>
        </w:tabs>
        <w:ind w:left="720"/>
        <w:jc w:val="center"/>
        <w:rPr>
          <w:rFonts w:eastAsia="Times New Roman" w:cs="Times New Roman"/>
          <w:b w:val="0"/>
          <w:szCs w:val="28"/>
        </w:rPr>
      </w:pPr>
      <w:bookmarkStart w:name="_heading=h.4d34og8" w:colFirst="0" w:colLast="0" w:id="8"/>
      <w:bookmarkEnd w:id="8"/>
    </w:p>
    <w:p w:rsidR="00583051" w:rsidRDefault="00583051" w14:paraId="00000062" w14:textId="77777777">
      <w:pPr>
        <w:pStyle w:val="Heading1"/>
        <w:tabs>
          <w:tab w:val="left" w:pos="1119"/>
        </w:tabs>
        <w:ind w:left="720"/>
        <w:jc w:val="center"/>
        <w:rPr>
          <w:rFonts w:eastAsia="Times New Roman" w:cs="Times New Roman"/>
          <w:b w:val="0"/>
          <w:szCs w:val="28"/>
        </w:rPr>
      </w:pPr>
      <w:bookmarkStart w:name="_heading=h.2s8eyo1" w:colFirst="0" w:colLast="0" w:id="9"/>
      <w:bookmarkEnd w:id="9"/>
    </w:p>
    <w:p w:rsidR="00583051" w:rsidRDefault="00583051" w14:paraId="00000063" w14:textId="77777777">
      <w:pPr>
        <w:pStyle w:val="Heading1"/>
        <w:tabs>
          <w:tab w:val="left" w:pos="1119"/>
        </w:tabs>
        <w:ind w:left="720"/>
        <w:jc w:val="center"/>
        <w:rPr>
          <w:rFonts w:eastAsia="Times New Roman" w:cs="Times New Roman"/>
          <w:b w:val="0"/>
          <w:szCs w:val="28"/>
        </w:rPr>
      </w:pPr>
      <w:bookmarkStart w:name="_heading=h.17dp8vu" w:colFirst="0" w:colLast="0" w:id="10"/>
      <w:bookmarkEnd w:id="10"/>
    </w:p>
    <w:p w:rsidR="00583051" w:rsidRDefault="00583051" w14:paraId="00000064" w14:textId="77777777">
      <w:pPr>
        <w:pStyle w:val="Heading1"/>
        <w:tabs>
          <w:tab w:val="left" w:pos="1119"/>
        </w:tabs>
        <w:ind w:left="720"/>
        <w:jc w:val="center"/>
        <w:rPr>
          <w:rFonts w:eastAsia="Times New Roman" w:cs="Times New Roman"/>
          <w:b w:val="0"/>
          <w:szCs w:val="28"/>
        </w:rPr>
      </w:pPr>
      <w:bookmarkStart w:name="_heading=h.3rdcrjn" w:colFirst="0" w:colLast="0" w:id="11"/>
      <w:bookmarkEnd w:id="11"/>
    </w:p>
    <w:p w:rsidR="00583051" w:rsidRDefault="00583051" w14:paraId="00000065" w14:textId="77777777">
      <w:pPr>
        <w:pStyle w:val="Heading1"/>
        <w:tabs>
          <w:tab w:val="left" w:pos="1119"/>
        </w:tabs>
        <w:ind w:left="720"/>
        <w:jc w:val="center"/>
        <w:rPr>
          <w:rFonts w:eastAsia="Times New Roman" w:cs="Times New Roman"/>
          <w:b w:val="0"/>
          <w:szCs w:val="28"/>
        </w:rPr>
      </w:pPr>
      <w:bookmarkStart w:name="_heading=h.26in1rg" w:colFirst="0" w:colLast="0" w:id="12"/>
      <w:bookmarkEnd w:id="12"/>
    </w:p>
    <w:p w:rsidR="00816B75" w:rsidP="0001031E" w:rsidRDefault="00816B75" w14:paraId="37A1DA90" w14:textId="2D8FE794">
      <w:pPr>
        <w:tabs>
          <w:tab w:val="left" w:pos="1119"/>
        </w:tabs>
        <w:spacing w:line="360" w:lineRule="auto"/>
        <w:rPr>
          <w:rFonts w:ascii="Times New Roman" w:hAnsi="Times New Roman" w:eastAsia="Times New Roman" w:cs="Times New Roman"/>
          <w:i/>
          <w:sz w:val="24"/>
          <w:szCs w:val="24"/>
        </w:rPr>
      </w:pPr>
      <w:bookmarkStart w:name="_heading=h.lnxbz9" w:colFirst="0" w:colLast="0" w:id="13"/>
      <w:bookmarkStart w:name="_heading=h.35nkun2" w:colFirst="0" w:colLast="0" w:id="14"/>
      <w:bookmarkStart w:name="_heading=h.1ksv4uv" w:colFirst="0" w:colLast="0" w:id="15"/>
      <w:bookmarkStart w:name="_heading=h.44sinio" w:colFirst="0" w:colLast="0" w:id="16"/>
      <w:bookmarkStart w:name="_heading=h.2jxsxqh" w:colFirst="0" w:colLast="0" w:id="17"/>
      <w:bookmarkEnd w:id="13"/>
      <w:bookmarkEnd w:id="14"/>
      <w:bookmarkEnd w:id="15"/>
      <w:bookmarkEnd w:id="16"/>
      <w:bookmarkEnd w:id="17"/>
    </w:p>
    <w:p w:rsidR="009E1181" w:rsidP="0001031E" w:rsidRDefault="009E1181" w14:paraId="04B3D5E9" w14:textId="02220784">
      <w:pPr>
        <w:tabs>
          <w:tab w:val="left" w:pos="1119"/>
        </w:tabs>
        <w:spacing w:line="360" w:lineRule="auto"/>
        <w:rPr>
          <w:rFonts w:ascii="Times New Roman" w:hAnsi="Times New Roman" w:eastAsia="Times New Roman" w:cs="Times New Roman"/>
          <w:i/>
          <w:sz w:val="24"/>
          <w:szCs w:val="24"/>
        </w:rPr>
      </w:pPr>
    </w:p>
    <w:p w:rsidR="009E1181" w:rsidP="0001031E" w:rsidRDefault="009E1181" w14:paraId="6E870B72" w14:textId="4DCF12F8">
      <w:pPr>
        <w:tabs>
          <w:tab w:val="left" w:pos="1119"/>
        </w:tabs>
        <w:spacing w:line="360" w:lineRule="auto"/>
        <w:rPr>
          <w:rFonts w:ascii="Times New Roman" w:hAnsi="Times New Roman" w:eastAsia="Times New Roman" w:cs="Times New Roman"/>
          <w:i/>
          <w:sz w:val="24"/>
          <w:szCs w:val="24"/>
        </w:rPr>
      </w:pPr>
    </w:p>
    <w:p w:rsidR="009E1181" w:rsidP="0001031E" w:rsidRDefault="009E1181" w14:paraId="1C179CEC" w14:textId="50EBC1A1">
      <w:pPr>
        <w:tabs>
          <w:tab w:val="left" w:pos="1119"/>
        </w:tabs>
        <w:spacing w:line="360" w:lineRule="auto"/>
        <w:rPr>
          <w:rFonts w:ascii="Times New Roman" w:hAnsi="Times New Roman" w:eastAsia="Times New Roman" w:cs="Times New Roman"/>
          <w:i/>
          <w:sz w:val="24"/>
          <w:szCs w:val="24"/>
        </w:rPr>
      </w:pPr>
    </w:p>
    <w:p w:rsidR="009E1181" w:rsidP="0001031E" w:rsidRDefault="009E1181" w14:paraId="7F702AA8" w14:textId="0D2161D3">
      <w:pPr>
        <w:tabs>
          <w:tab w:val="left" w:pos="1119"/>
        </w:tabs>
        <w:spacing w:line="360" w:lineRule="auto"/>
        <w:rPr>
          <w:rFonts w:ascii="Times New Roman" w:hAnsi="Times New Roman" w:eastAsia="Times New Roman" w:cs="Times New Roman"/>
          <w:i/>
          <w:sz w:val="24"/>
          <w:szCs w:val="24"/>
        </w:rPr>
      </w:pPr>
    </w:p>
    <w:p w:rsidR="009E1181" w:rsidP="0001031E" w:rsidRDefault="009E1181" w14:paraId="54B2999E" w14:textId="62BC248D">
      <w:pPr>
        <w:tabs>
          <w:tab w:val="left" w:pos="1119"/>
        </w:tabs>
        <w:spacing w:line="360" w:lineRule="auto"/>
        <w:rPr>
          <w:rFonts w:ascii="Times New Roman" w:hAnsi="Times New Roman" w:eastAsia="Times New Roman" w:cs="Times New Roman"/>
          <w:i/>
          <w:sz w:val="24"/>
          <w:szCs w:val="24"/>
        </w:rPr>
      </w:pPr>
    </w:p>
    <w:p w:rsidR="009E1181" w:rsidP="0001031E" w:rsidRDefault="009E1181" w14:paraId="66D3337A" w14:textId="4F6AABA2">
      <w:pPr>
        <w:tabs>
          <w:tab w:val="left" w:pos="1119"/>
        </w:tabs>
        <w:spacing w:line="360" w:lineRule="auto"/>
        <w:rPr>
          <w:rFonts w:ascii="Times New Roman" w:hAnsi="Times New Roman" w:eastAsia="Times New Roman" w:cs="Times New Roman"/>
          <w:i/>
          <w:sz w:val="24"/>
          <w:szCs w:val="24"/>
        </w:rPr>
      </w:pPr>
    </w:p>
    <w:p w:rsidR="009E1181" w:rsidP="0001031E" w:rsidRDefault="009E1181" w14:paraId="4A47374C" w14:textId="29214975">
      <w:pPr>
        <w:tabs>
          <w:tab w:val="left" w:pos="1119"/>
        </w:tabs>
        <w:spacing w:line="360" w:lineRule="auto"/>
        <w:rPr>
          <w:rFonts w:ascii="Times New Roman" w:hAnsi="Times New Roman" w:eastAsia="Times New Roman" w:cs="Times New Roman"/>
          <w:i/>
          <w:sz w:val="24"/>
          <w:szCs w:val="24"/>
        </w:rPr>
      </w:pPr>
    </w:p>
    <w:p w:rsidR="009E1181" w:rsidP="0001031E" w:rsidRDefault="009E1181" w14:paraId="7D0BE817" w14:textId="4CD3AB59">
      <w:pPr>
        <w:tabs>
          <w:tab w:val="left" w:pos="1119"/>
        </w:tabs>
        <w:spacing w:line="360" w:lineRule="auto"/>
        <w:rPr>
          <w:rFonts w:ascii="Times New Roman" w:hAnsi="Times New Roman" w:eastAsia="Times New Roman" w:cs="Times New Roman"/>
          <w:i/>
          <w:sz w:val="24"/>
          <w:szCs w:val="24"/>
        </w:rPr>
      </w:pPr>
    </w:p>
    <w:p w:rsidR="009E1181" w:rsidP="0001031E" w:rsidRDefault="009E1181" w14:paraId="6F614BDF" w14:textId="02A8A25A">
      <w:pPr>
        <w:tabs>
          <w:tab w:val="left" w:pos="1119"/>
        </w:tabs>
        <w:spacing w:line="360" w:lineRule="auto"/>
        <w:rPr>
          <w:rFonts w:ascii="Times New Roman" w:hAnsi="Times New Roman" w:eastAsia="Times New Roman" w:cs="Times New Roman"/>
          <w:i/>
          <w:sz w:val="24"/>
          <w:szCs w:val="24"/>
        </w:rPr>
      </w:pPr>
    </w:p>
    <w:p w:rsidR="009E1181" w:rsidP="0001031E" w:rsidRDefault="009E1181" w14:paraId="1A68FF62" w14:textId="491A1E48">
      <w:pPr>
        <w:tabs>
          <w:tab w:val="left" w:pos="1119"/>
        </w:tabs>
        <w:spacing w:line="360" w:lineRule="auto"/>
        <w:rPr>
          <w:rFonts w:ascii="Times New Roman" w:hAnsi="Times New Roman" w:eastAsia="Times New Roman" w:cs="Times New Roman"/>
          <w:i/>
          <w:sz w:val="24"/>
          <w:szCs w:val="24"/>
        </w:rPr>
      </w:pPr>
    </w:p>
    <w:p w:rsidR="009E1181" w:rsidP="002669FB" w:rsidRDefault="009E1181" w14:paraId="6AD20271" w14:textId="40F1AEB1">
      <w:pPr>
        <w:tabs>
          <w:tab w:val="left" w:pos="1119"/>
        </w:tabs>
        <w:spacing w:line="360" w:lineRule="auto"/>
        <w:rPr>
          <w:rFonts w:ascii="Times New Roman" w:hAnsi="Times New Roman" w:eastAsia="Times New Roman" w:cs="Times New Roman"/>
          <w:i/>
          <w:sz w:val="24"/>
          <w:szCs w:val="24"/>
        </w:rPr>
      </w:pPr>
    </w:p>
    <w:p w:rsidR="009E1181" w:rsidP="009D15A0" w:rsidRDefault="009E1181" w14:paraId="4DF37E30" w14:textId="31C71349">
      <w:pPr>
        <w:tabs>
          <w:tab w:val="left" w:pos="1119"/>
        </w:tabs>
        <w:spacing w:line="360" w:lineRule="auto"/>
        <w:ind w:left="4251"/>
        <w:rPr>
          <w:rFonts w:ascii="Times New Roman" w:hAnsi="Times New Roman" w:eastAsia="Times New Roman" w:cs="Times New Roman"/>
          <w:i/>
          <w:sz w:val="24"/>
          <w:szCs w:val="24"/>
        </w:rPr>
      </w:pPr>
    </w:p>
    <w:p w:rsidR="009D15A0" w:rsidP="009D15A0" w:rsidRDefault="007B76CE" w14:paraId="28DC0B49" w14:textId="574AA758">
      <w:pPr>
        <w:tabs>
          <w:tab w:val="left" w:pos="1119"/>
        </w:tabs>
        <w:spacing w:line="360" w:lineRule="auto"/>
        <w:ind w:left="4251"/>
        <w:rPr>
          <w:rFonts w:ascii="Times New Roman" w:hAnsi="Times New Roman" w:eastAsia="Times New Roman" w:cs="Times New Roman"/>
          <w:b/>
          <w:i/>
          <w:sz w:val="24"/>
          <w:szCs w:val="24"/>
        </w:rPr>
      </w:pPr>
      <w:r>
        <w:rPr>
          <w:rFonts w:ascii="Times New Roman" w:hAnsi="Times New Roman" w:eastAsia="Times New Roman" w:cs="Times New Roman"/>
          <w:i/>
          <w:sz w:val="24"/>
          <w:szCs w:val="24"/>
        </w:rPr>
        <w:t>Se eu vi mais longe, foi por estar sobre ombros de gigantes.</w:t>
      </w:r>
    </w:p>
    <w:p w:rsidR="00583051" w:rsidRDefault="007B76CE" w14:paraId="0000006C" w14:textId="13E08F09">
      <w:pPr>
        <w:tabs>
          <w:tab w:val="left" w:pos="1119"/>
        </w:tabs>
        <w:spacing w:line="360" w:lineRule="auto"/>
        <w:ind w:left="4251"/>
        <w:jc w:val="right"/>
        <w:rPr>
          <w:rFonts w:ascii="Times New Roman" w:hAnsi="Times New Roman" w:eastAsia="Times New Roman" w:cs="Times New Roman"/>
          <w:b/>
          <w:i/>
          <w:sz w:val="24"/>
          <w:szCs w:val="24"/>
        </w:rPr>
      </w:pPr>
      <w:r>
        <w:rPr>
          <w:rFonts w:ascii="Times New Roman" w:hAnsi="Times New Roman" w:eastAsia="Times New Roman" w:cs="Times New Roman"/>
          <w:b/>
          <w:i/>
          <w:sz w:val="24"/>
          <w:szCs w:val="24"/>
        </w:rPr>
        <w:t xml:space="preserve">Sir Isaac Newton </w:t>
      </w:r>
    </w:p>
    <w:p w:rsidRPr="00F650C1" w:rsidR="00583051" w:rsidRDefault="007B76CE" w14:paraId="00000075" w14:textId="77777777">
      <w:pPr>
        <w:pStyle w:val="Heading1"/>
        <w:tabs>
          <w:tab w:val="left" w:pos="1119"/>
        </w:tabs>
        <w:ind w:left="720"/>
        <w:jc w:val="center"/>
        <w:rPr>
          <w:rFonts w:cs="Times New Roman"/>
          <w:bCs/>
        </w:rPr>
      </w:pPr>
      <w:bookmarkStart w:name="_heading=h.z337ya" w:colFirst="0" w:colLast="0" w:id="18"/>
      <w:bookmarkStart w:name="_heading=h.1y810tw" w:colFirst="0" w:colLast="0" w:id="19"/>
      <w:bookmarkStart w:name="_heading=h.4i7ojhp" w:colFirst="0" w:colLast="0" w:id="20"/>
      <w:bookmarkEnd w:id="18"/>
      <w:bookmarkEnd w:id="19"/>
      <w:bookmarkEnd w:id="20"/>
      <w:r w:rsidRPr="00F650C1">
        <w:rPr>
          <w:rFonts w:eastAsia="Times New Roman" w:cs="Times New Roman"/>
          <w:bCs/>
          <w:szCs w:val="28"/>
        </w:rPr>
        <w:lastRenderedPageBreak/>
        <w:t>RESUMO</w:t>
      </w:r>
    </w:p>
    <w:p w:rsidRPr="007B76CE" w:rsidR="00583051" w:rsidRDefault="00583051" w14:paraId="00000076" w14:textId="77777777">
      <w:pPr>
        <w:tabs>
          <w:tab w:val="left" w:pos="1119"/>
        </w:tabs>
        <w:rPr>
          <w:rFonts w:ascii="Times New Roman" w:hAnsi="Times New Roman" w:cs="Times New Roman"/>
        </w:rPr>
      </w:pPr>
    </w:p>
    <w:p w:rsidRPr="00321A59" w:rsidR="00583051" w:rsidP="6B75538E" w:rsidRDefault="00583051" w14:paraId="00000078" w14:textId="0B3C156B">
      <w:pPr>
        <w:tabs>
          <w:tab w:val="left" w:pos="1119"/>
        </w:tabs>
        <w:spacing w:line="240" w:lineRule="auto"/>
        <w:jc w:val="both"/>
        <w:rPr>
          <w:rFonts w:ascii="Times New Roman" w:hAnsi="Times New Roman" w:cs="Times New Roman"/>
          <w:sz w:val="24"/>
          <w:szCs w:val="24"/>
        </w:rPr>
      </w:pPr>
      <w:r w:rsidRPr="6B75538E" w:rsidR="007B76CE">
        <w:rPr>
          <w:rFonts w:ascii="Times New Roman" w:hAnsi="Times New Roman" w:cs="Times New Roman"/>
          <w:sz w:val="24"/>
          <w:szCs w:val="24"/>
        </w:rPr>
        <w:t xml:space="preserve">A concessão de crédito é uma ferramenta muito importante economicamente, pois o empréstimo monetário aumenta o poder de compra da população, aumentando consequentemente o consumo e assim, também a produção. Entretanto, tal concessão deve ser feita cautelosamente, pois tal empréstimo possui certos riscos que podem ser minimizados com o acesso contínuo a dados que forneçam um panorama do negócio e mercado. Considerando tanto a importância do modelo de crediário no cenário econômico contemporâneo quanto o potencial das ferramentas computacionais para o campo de controle e análise de crédito, este manuscrito apresenta o desenvolvimento de uma aplicação híbrida para o controle e a análise de crédito objetivando auxiliar microempreendedores a examinarem em tempo plausível a saúde do negócio, a fim de minimizar os riscos que a concessão de crédito fornece e, ao mesmo tempo, ajudar na comunicação com o cliente.  Primeiro, foi realizado um estudo de viabilidade do projeto; em seguida, escolheu-se a </w:t>
      </w:r>
      <w:r w:rsidRPr="6B75538E" w:rsidR="007B76CE">
        <w:rPr>
          <w:rFonts w:ascii="Times New Roman" w:hAnsi="Times New Roman" w:cs="Times New Roman"/>
          <w:i w:val="1"/>
          <w:iCs w:val="1"/>
          <w:sz w:val="24"/>
          <w:szCs w:val="24"/>
        </w:rPr>
        <w:t xml:space="preserve">stack </w:t>
      </w:r>
      <w:r w:rsidRPr="6B75538E" w:rsidR="007B76CE">
        <w:rPr>
          <w:rFonts w:ascii="Times New Roman" w:hAnsi="Times New Roman" w:cs="Times New Roman"/>
          <w:sz w:val="24"/>
          <w:szCs w:val="24"/>
        </w:rPr>
        <w:t xml:space="preserve">tecnológica para ir ao encontro do escopo da ferramenta, após isso, elaborou-se a prototipação de telas e fluxo de navegação a fim de entender a jornada do usuário e melhorar a usabilidade da aplicação; e então após o desenvolvimento e fases de testes, o </w:t>
      </w:r>
      <w:r w:rsidRPr="6B75538E" w:rsidR="007B76CE">
        <w:rPr>
          <w:rFonts w:ascii="Times New Roman" w:hAnsi="Times New Roman" w:cs="Times New Roman"/>
          <w:i w:val="1"/>
          <w:iCs w:val="1"/>
          <w:sz w:val="24"/>
          <w:szCs w:val="24"/>
        </w:rPr>
        <w:t xml:space="preserve">software </w:t>
      </w:r>
      <w:r w:rsidRPr="6B75538E" w:rsidR="007B76CE">
        <w:rPr>
          <w:rFonts w:ascii="Times New Roman" w:hAnsi="Times New Roman" w:cs="Times New Roman"/>
          <w:sz w:val="24"/>
          <w:szCs w:val="24"/>
        </w:rPr>
        <w:t xml:space="preserve">multi-plataforma foi utilizado durante um mês em uma loja de roupas na cidade de Taquaritinga, São Paulo. Os resultados do uso da ferramenta obtidos através de </w:t>
      </w:r>
      <w:r w:rsidRPr="6B75538E" w:rsidR="007B76CE">
        <w:rPr>
          <w:rFonts w:ascii="Times New Roman" w:hAnsi="Times New Roman" w:cs="Times New Roman"/>
          <w:i w:val="1"/>
          <w:iCs w:val="1"/>
          <w:sz w:val="24"/>
          <w:szCs w:val="24"/>
        </w:rPr>
        <w:t xml:space="preserve">feedbacks </w:t>
      </w:r>
      <w:r w:rsidRPr="6B75538E" w:rsidR="007B76CE">
        <w:rPr>
          <w:rFonts w:ascii="Times New Roman" w:hAnsi="Times New Roman" w:cs="Times New Roman"/>
          <w:sz w:val="24"/>
          <w:szCs w:val="24"/>
        </w:rPr>
        <w:t xml:space="preserve">e de um questionário de aceitação respondido pelos </w:t>
      </w:r>
      <w:r w:rsidRPr="6B75538E" w:rsidR="007B76CE">
        <w:rPr>
          <w:rFonts w:ascii="Times New Roman" w:hAnsi="Times New Roman" w:cs="Times New Roman"/>
          <w:i w:val="1"/>
          <w:iCs w:val="1"/>
          <w:sz w:val="24"/>
          <w:szCs w:val="24"/>
        </w:rPr>
        <w:t xml:space="preserve">stakeholders </w:t>
      </w:r>
      <w:r w:rsidRPr="6B75538E" w:rsidR="007B76CE">
        <w:rPr>
          <w:rFonts w:ascii="Times New Roman" w:hAnsi="Times New Roman" w:cs="Times New Roman"/>
          <w:sz w:val="24"/>
          <w:szCs w:val="24"/>
        </w:rPr>
        <w:t xml:space="preserve">da loja apontam que o </w:t>
      </w:r>
      <w:r w:rsidRPr="6B75538E" w:rsidR="007B76CE">
        <w:rPr>
          <w:rFonts w:ascii="Times New Roman" w:hAnsi="Times New Roman" w:cs="Times New Roman"/>
          <w:i w:val="1"/>
          <w:iCs w:val="1"/>
          <w:sz w:val="24"/>
          <w:szCs w:val="24"/>
        </w:rPr>
        <w:t xml:space="preserve">software </w:t>
      </w:r>
      <w:r w:rsidRPr="6B75538E" w:rsidR="007B76CE">
        <w:rPr>
          <w:rFonts w:ascii="Times New Roman" w:hAnsi="Times New Roman" w:cs="Times New Roman"/>
          <w:sz w:val="24"/>
          <w:szCs w:val="24"/>
        </w:rPr>
        <w:t>para de dispositivos móveis tem potencial para uso prático no setor de compra e venda utilizando crediário, tendo em sua maioria, aceitação e avaliação positivas dos primeiros usuários.</w:t>
      </w:r>
      <w:commentRangeStart w:id="1672862766"/>
      <w:r w:rsidRPr="6B75538E" w:rsidR="007B76CE">
        <w:rPr>
          <w:rFonts w:ascii="Times New Roman" w:hAnsi="Times New Roman" w:cs="Times New Roman"/>
          <w:sz w:val="24"/>
          <w:szCs w:val="24"/>
        </w:rPr>
        <w:t xml:space="preserve"> </w:t>
      </w:r>
      <w:commentRangeEnd w:id="1672862766"/>
      <w:r>
        <w:rPr>
          <w:rStyle w:val="CommentReference"/>
        </w:rPr>
        <w:commentReference w:id="1672862766"/>
      </w:r>
    </w:p>
    <w:p w:rsidR="6B75538E" w:rsidP="6B75538E" w:rsidRDefault="6B75538E" w14:paraId="66441EC6" w14:textId="408A639E">
      <w:pPr>
        <w:pStyle w:val="Normal"/>
        <w:spacing w:line="240" w:lineRule="auto"/>
        <w:jc w:val="both"/>
        <w:rPr>
          <w:rFonts w:ascii="Times New Roman" w:hAnsi="Times New Roman" w:cs="Times New Roman"/>
          <w:sz w:val="24"/>
          <w:szCs w:val="24"/>
        </w:rPr>
      </w:pPr>
    </w:p>
    <w:p w:rsidRPr="007B76CE" w:rsidR="00583051" w:rsidRDefault="007B76CE" w14:paraId="00000079" w14:textId="77777777">
      <w:pPr>
        <w:tabs>
          <w:tab w:val="left" w:pos="1119"/>
        </w:tabs>
        <w:spacing w:line="240" w:lineRule="auto"/>
        <w:jc w:val="both"/>
        <w:rPr>
          <w:rFonts w:ascii="Times New Roman" w:hAnsi="Times New Roman" w:cs="Times New Roman"/>
          <w:sz w:val="24"/>
          <w:szCs w:val="24"/>
        </w:rPr>
      </w:pPr>
      <w:r w:rsidRPr="00321A59">
        <w:rPr>
          <w:rFonts w:ascii="Times New Roman" w:hAnsi="Times New Roman" w:cs="Times New Roman"/>
          <w:b/>
          <w:bCs/>
          <w:sz w:val="24"/>
          <w:szCs w:val="24"/>
        </w:rPr>
        <w:t>Palavras-chaves:</w:t>
      </w:r>
      <w:r w:rsidRPr="007B76CE">
        <w:rPr>
          <w:rFonts w:ascii="Times New Roman" w:hAnsi="Times New Roman" w:cs="Times New Roman"/>
          <w:sz w:val="24"/>
          <w:szCs w:val="24"/>
        </w:rPr>
        <w:t xml:space="preserve"> Dispositivos Móveis, Aplicação Híbrida, Crédito</w:t>
      </w:r>
    </w:p>
    <w:p w:rsidRPr="007B76CE" w:rsidR="00583051" w:rsidRDefault="00583051" w14:paraId="0000007A" w14:textId="77777777">
      <w:pPr>
        <w:tabs>
          <w:tab w:val="left" w:pos="1119"/>
        </w:tabs>
        <w:rPr>
          <w:rFonts w:ascii="Times New Roman" w:hAnsi="Times New Roman" w:cs="Times New Roman"/>
        </w:rPr>
      </w:pPr>
    </w:p>
    <w:p w:rsidRPr="007B76CE" w:rsidR="00583051" w:rsidRDefault="00583051" w14:paraId="0000007B" w14:textId="77777777">
      <w:pPr>
        <w:tabs>
          <w:tab w:val="left" w:pos="1119"/>
        </w:tabs>
        <w:rPr>
          <w:rFonts w:ascii="Times New Roman" w:hAnsi="Times New Roman" w:cs="Times New Roman"/>
        </w:rPr>
      </w:pPr>
    </w:p>
    <w:p w:rsidRPr="007B76CE" w:rsidR="00583051" w:rsidRDefault="00583051" w14:paraId="0000007C" w14:textId="77777777">
      <w:pPr>
        <w:tabs>
          <w:tab w:val="left" w:pos="1119"/>
        </w:tabs>
        <w:rPr>
          <w:rFonts w:ascii="Times New Roman" w:hAnsi="Times New Roman" w:cs="Times New Roman"/>
        </w:rPr>
      </w:pPr>
    </w:p>
    <w:p w:rsidRPr="007B76CE" w:rsidR="00583051" w:rsidRDefault="00583051" w14:paraId="0000007D" w14:textId="77777777">
      <w:pPr>
        <w:tabs>
          <w:tab w:val="left" w:pos="1119"/>
        </w:tabs>
        <w:rPr>
          <w:rFonts w:ascii="Times New Roman" w:hAnsi="Times New Roman" w:cs="Times New Roman"/>
        </w:rPr>
      </w:pPr>
    </w:p>
    <w:p w:rsidRPr="007B76CE" w:rsidR="00583051" w:rsidRDefault="00583051" w14:paraId="0000007E" w14:textId="77777777">
      <w:pPr>
        <w:tabs>
          <w:tab w:val="left" w:pos="1119"/>
        </w:tabs>
        <w:rPr>
          <w:rFonts w:ascii="Times New Roman" w:hAnsi="Times New Roman" w:cs="Times New Roman"/>
        </w:rPr>
      </w:pPr>
    </w:p>
    <w:p w:rsidRPr="007B76CE" w:rsidR="00583051" w:rsidRDefault="00583051" w14:paraId="0000007F" w14:textId="77777777">
      <w:pPr>
        <w:tabs>
          <w:tab w:val="left" w:pos="1119"/>
        </w:tabs>
        <w:rPr>
          <w:rFonts w:ascii="Times New Roman" w:hAnsi="Times New Roman" w:cs="Times New Roman"/>
        </w:rPr>
      </w:pPr>
    </w:p>
    <w:p w:rsidR="00583051" w:rsidRDefault="00583051" w14:paraId="00000080" w14:textId="77777777">
      <w:pPr>
        <w:tabs>
          <w:tab w:val="left" w:pos="1119"/>
        </w:tabs>
      </w:pPr>
    </w:p>
    <w:p w:rsidR="00583051" w:rsidRDefault="00583051" w14:paraId="00000081" w14:textId="77777777">
      <w:pPr>
        <w:tabs>
          <w:tab w:val="left" w:pos="1119"/>
        </w:tabs>
      </w:pPr>
    </w:p>
    <w:p w:rsidR="00583051" w:rsidRDefault="00583051" w14:paraId="00000082" w14:textId="77777777">
      <w:pPr>
        <w:tabs>
          <w:tab w:val="left" w:pos="1119"/>
        </w:tabs>
      </w:pPr>
    </w:p>
    <w:p w:rsidR="00583051" w:rsidRDefault="00583051" w14:paraId="00000083" w14:textId="77777777">
      <w:pPr>
        <w:tabs>
          <w:tab w:val="left" w:pos="1119"/>
        </w:tabs>
      </w:pPr>
    </w:p>
    <w:p w:rsidR="00583051" w:rsidRDefault="00583051" w14:paraId="00000084" w14:textId="77777777">
      <w:pPr>
        <w:tabs>
          <w:tab w:val="left" w:pos="1119"/>
        </w:tabs>
      </w:pPr>
    </w:p>
    <w:p w:rsidR="00583051" w:rsidRDefault="00583051" w14:paraId="00000085" w14:textId="77777777">
      <w:pPr>
        <w:tabs>
          <w:tab w:val="left" w:pos="1119"/>
        </w:tabs>
      </w:pPr>
    </w:p>
    <w:p w:rsidR="00583051" w:rsidRDefault="00583051" w14:paraId="00000086" w14:textId="77777777">
      <w:pPr>
        <w:tabs>
          <w:tab w:val="left" w:pos="1119"/>
        </w:tabs>
      </w:pPr>
    </w:p>
    <w:p w:rsidR="00583051" w:rsidRDefault="00583051" w14:paraId="00000087" w14:textId="77777777">
      <w:pPr>
        <w:tabs>
          <w:tab w:val="left" w:pos="1119"/>
        </w:tabs>
      </w:pPr>
    </w:p>
    <w:p w:rsidR="00583051" w:rsidRDefault="00583051" w14:paraId="00000088" w14:textId="664E2176">
      <w:pPr>
        <w:tabs>
          <w:tab w:val="left" w:pos="1119"/>
        </w:tabs>
      </w:pPr>
    </w:p>
    <w:p w:rsidR="00B61758" w:rsidRDefault="00B61758" w14:paraId="5E668D7F" w14:textId="1F4F34FA">
      <w:pPr>
        <w:tabs>
          <w:tab w:val="left" w:pos="1119"/>
        </w:tabs>
      </w:pPr>
    </w:p>
    <w:p w:rsidR="00B61758" w:rsidRDefault="00B61758" w14:paraId="3CB02D9E" w14:textId="4DD2D539">
      <w:pPr>
        <w:tabs>
          <w:tab w:val="left" w:pos="1119"/>
        </w:tabs>
      </w:pPr>
    </w:p>
    <w:p w:rsidR="00B61758" w:rsidRDefault="00B61758" w14:paraId="2C4AC8D8" w14:textId="77777777">
      <w:pPr>
        <w:tabs>
          <w:tab w:val="left" w:pos="1119"/>
        </w:tabs>
      </w:pPr>
    </w:p>
    <w:p w:rsidRPr="00F650C1" w:rsidR="00583051" w:rsidRDefault="007B76CE" w14:paraId="0000008D" w14:textId="77777777">
      <w:pPr>
        <w:pStyle w:val="Heading1"/>
        <w:tabs>
          <w:tab w:val="left" w:pos="1119"/>
        </w:tabs>
        <w:jc w:val="center"/>
        <w:rPr>
          <w:rFonts w:eastAsia="Times New Roman" w:cs="Times New Roman"/>
          <w:bCs/>
          <w:szCs w:val="28"/>
          <w:lang w:val="en-US"/>
        </w:rPr>
      </w:pPr>
      <w:bookmarkStart w:name="_heading=h.2xcytpi" w:colFirst="0" w:colLast="0" w:id="21"/>
      <w:bookmarkEnd w:id="21"/>
      <w:r w:rsidRPr="00F650C1">
        <w:rPr>
          <w:rFonts w:eastAsia="Times New Roman" w:cs="Times New Roman"/>
          <w:bCs/>
          <w:szCs w:val="28"/>
          <w:lang w:val="en-US"/>
        </w:rPr>
        <w:lastRenderedPageBreak/>
        <w:t xml:space="preserve">ABSTRACT </w:t>
      </w:r>
    </w:p>
    <w:p w:rsidRPr="007B76CE" w:rsidR="00583051" w:rsidRDefault="00583051" w14:paraId="0000008E" w14:textId="77777777">
      <w:pPr>
        <w:tabs>
          <w:tab w:val="left" w:pos="1119"/>
        </w:tabs>
        <w:rPr>
          <w:rFonts w:ascii="Times New Roman" w:hAnsi="Times New Roman" w:cs="Times New Roman"/>
          <w:sz w:val="24"/>
          <w:szCs w:val="24"/>
          <w:lang w:val="en-US"/>
        </w:rPr>
      </w:pPr>
    </w:p>
    <w:p w:rsidRPr="007B76CE" w:rsidR="00583051" w:rsidP="00321A59" w:rsidRDefault="007B76CE" w14:paraId="00000090" w14:textId="7954E0F9">
      <w:pPr>
        <w:tabs>
          <w:tab w:val="left" w:pos="1119"/>
        </w:tabs>
        <w:jc w:val="both"/>
        <w:rPr>
          <w:rFonts w:ascii="Times New Roman" w:hAnsi="Times New Roman" w:cs="Times New Roman"/>
          <w:sz w:val="24"/>
          <w:szCs w:val="24"/>
          <w:lang w:val="en-US"/>
        </w:rPr>
      </w:pPr>
      <w:r w:rsidRPr="007B76CE">
        <w:rPr>
          <w:rFonts w:ascii="Times New Roman" w:hAnsi="Times New Roman" w:cs="Times New Roman"/>
          <w:sz w:val="24"/>
          <w:szCs w:val="24"/>
          <w:lang w:val="en-US"/>
        </w:rPr>
        <w:t xml:space="preserve">The granting of credit is an important tool </w:t>
      </w:r>
      <w:r w:rsidRPr="007B76CE" w:rsidR="002A05F6">
        <w:rPr>
          <w:rFonts w:ascii="Times New Roman" w:hAnsi="Times New Roman" w:cs="Times New Roman"/>
          <w:sz w:val="24"/>
          <w:szCs w:val="24"/>
          <w:lang w:val="en-US"/>
        </w:rPr>
        <w:t>economically wise</w:t>
      </w:r>
      <w:r w:rsidRPr="007B76CE">
        <w:rPr>
          <w:rFonts w:ascii="Times New Roman" w:hAnsi="Times New Roman" w:cs="Times New Roman"/>
          <w:sz w:val="24"/>
          <w:szCs w:val="24"/>
          <w:lang w:val="en-US"/>
        </w:rPr>
        <w:t xml:space="preserve">, for the monetary loan increases the population purchase power, increasing </w:t>
      </w:r>
      <w:r w:rsidRPr="007B76CE" w:rsidR="002669FB">
        <w:rPr>
          <w:rFonts w:ascii="Times New Roman" w:hAnsi="Times New Roman" w:cs="Times New Roman"/>
          <w:sz w:val="24"/>
          <w:szCs w:val="24"/>
          <w:lang w:val="en-US"/>
        </w:rPr>
        <w:t>therefore</w:t>
      </w:r>
      <w:r w:rsidRPr="007B76CE">
        <w:rPr>
          <w:rFonts w:ascii="Times New Roman" w:hAnsi="Times New Roman" w:cs="Times New Roman"/>
          <w:sz w:val="24"/>
          <w:szCs w:val="24"/>
          <w:lang w:val="en-US"/>
        </w:rPr>
        <w:t xml:space="preserve"> the consumption and therefore, the production of goods in the market. However, this act of loaning ought to be done </w:t>
      </w:r>
      <w:r w:rsidRPr="007B76CE" w:rsidR="002669FB">
        <w:rPr>
          <w:rFonts w:ascii="Times New Roman" w:hAnsi="Times New Roman" w:cs="Times New Roman"/>
          <w:sz w:val="24"/>
          <w:szCs w:val="24"/>
          <w:lang w:val="en-US"/>
        </w:rPr>
        <w:t>cautiously because</w:t>
      </w:r>
      <w:r w:rsidRPr="007B76CE">
        <w:rPr>
          <w:rFonts w:ascii="Times New Roman" w:hAnsi="Times New Roman" w:cs="Times New Roman"/>
          <w:sz w:val="24"/>
          <w:szCs w:val="24"/>
          <w:lang w:val="en-US"/>
        </w:rPr>
        <w:t xml:space="preserve"> it comes with some risks that may be minimized making use of continuous access to data that provides a full picture of the business as well as the market.  Considering both the importance of the credit model in the current scenario and potential of computational tools for the credit analyses field, this manuscript presents the development of a hybrid application for the control and analysis of credit aiming to help micro-entrepreneurs to examine in a plausible time the health of their business, in order to minimize the risks that come with making credit available to the customers and at the same time, improve the customer services.  First, a study of the viability of the project was drawn up, then the technological stack was chosen to meet the application scope, after that, the screens prototypes were manufactured in order to understand the user journey in the app, to work in its usability betterment and after the development phase as well as the testing phase was finished, the software was used in a clothes store in a city called </w:t>
      </w:r>
      <w:proofErr w:type="spellStart"/>
      <w:r w:rsidRPr="007B76CE">
        <w:rPr>
          <w:rFonts w:ascii="Times New Roman" w:hAnsi="Times New Roman" w:cs="Times New Roman"/>
          <w:sz w:val="24"/>
          <w:szCs w:val="24"/>
          <w:lang w:val="en-US"/>
        </w:rPr>
        <w:t>Taquaritinga</w:t>
      </w:r>
      <w:proofErr w:type="spellEnd"/>
      <w:r w:rsidRPr="007B76CE">
        <w:rPr>
          <w:rFonts w:ascii="Times New Roman" w:hAnsi="Times New Roman" w:cs="Times New Roman"/>
          <w:sz w:val="24"/>
          <w:szCs w:val="24"/>
          <w:lang w:val="en-US"/>
        </w:rPr>
        <w:t>, that is situated in São Paulo state, Brazil. The results from using the tool - obtained through feedbacks and also over an acceptance quiz answered by the stakeholders of the store - show that the software for disposable devices has potential to practical using in the sell and buying sector making use of credit granting, having in its majority, acceptance of its first users.  The development scope was achieved, once that by making use of the developed application, owners and also employees of the store managed to decrease significantly the access and delivery of information to their clients, optimizing daily tasks and grating credit in a more accurate way to their business.</w:t>
      </w:r>
    </w:p>
    <w:p w:rsidRPr="007B76CE" w:rsidR="00583051" w:rsidRDefault="00583051" w14:paraId="00000091" w14:textId="77777777">
      <w:pPr>
        <w:tabs>
          <w:tab w:val="left" w:pos="1119"/>
        </w:tabs>
        <w:spacing w:line="240" w:lineRule="auto"/>
        <w:jc w:val="both"/>
        <w:rPr>
          <w:rFonts w:ascii="Times New Roman" w:hAnsi="Times New Roman" w:cs="Times New Roman"/>
          <w:sz w:val="24"/>
          <w:szCs w:val="24"/>
          <w:lang w:val="en-US"/>
        </w:rPr>
      </w:pPr>
    </w:p>
    <w:p w:rsidRPr="007B76CE" w:rsidR="00583051" w:rsidRDefault="007B76CE" w14:paraId="00000092" w14:textId="77777777">
      <w:pPr>
        <w:tabs>
          <w:tab w:val="left" w:pos="1119"/>
        </w:tabs>
        <w:spacing w:line="240" w:lineRule="auto"/>
        <w:jc w:val="both"/>
        <w:rPr>
          <w:rFonts w:ascii="Times New Roman" w:hAnsi="Times New Roman" w:cs="Times New Roman"/>
          <w:sz w:val="24"/>
          <w:szCs w:val="24"/>
          <w:lang w:val="en-US"/>
        </w:rPr>
      </w:pPr>
      <w:r w:rsidRPr="00321A59">
        <w:rPr>
          <w:rFonts w:ascii="Times New Roman" w:hAnsi="Times New Roman" w:cs="Times New Roman"/>
          <w:b/>
          <w:bCs/>
          <w:sz w:val="24"/>
          <w:szCs w:val="24"/>
          <w:lang w:val="en-US"/>
        </w:rPr>
        <w:t>Keywords:</w:t>
      </w:r>
      <w:r w:rsidRPr="007B76CE">
        <w:rPr>
          <w:rFonts w:ascii="Times New Roman" w:hAnsi="Times New Roman" w:cs="Times New Roman"/>
          <w:sz w:val="24"/>
          <w:szCs w:val="24"/>
          <w:lang w:val="en-US"/>
        </w:rPr>
        <w:t xml:space="preserve"> Mobile Devices, Hybrid Application, Credit</w:t>
      </w:r>
    </w:p>
    <w:p w:rsidRPr="007B76CE" w:rsidR="00583051" w:rsidRDefault="00583051" w14:paraId="00000093" w14:textId="77777777">
      <w:pPr>
        <w:tabs>
          <w:tab w:val="left" w:pos="1119"/>
        </w:tabs>
        <w:spacing w:line="240" w:lineRule="auto"/>
        <w:jc w:val="both"/>
        <w:rPr>
          <w:lang w:val="en-US"/>
        </w:rPr>
      </w:pPr>
    </w:p>
    <w:p w:rsidRPr="007B76CE" w:rsidR="00583051" w:rsidRDefault="00583051" w14:paraId="00000094" w14:textId="77777777">
      <w:pPr>
        <w:tabs>
          <w:tab w:val="left" w:pos="1119"/>
        </w:tabs>
        <w:spacing w:line="240" w:lineRule="auto"/>
        <w:jc w:val="both"/>
        <w:rPr>
          <w:lang w:val="en-US"/>
        </w:rPr>
      </w:pPr>
    </w:p>
    <w:p w:rsidRPr="007B76CE" w:rsidR="00583051" w:rsidRDefault="00583051" w14:paraId="00000095" w14:textId="77777777">
      <w:pPr>
        <w:tabs>
          <w:tab w:val="left" w:pos="1119"/>
        </w:tabs>
        <w:spacing w:line="240" w:lineRule="auto"/>
        <w:jc w:val="both"/>
        <w:rPr>
          <w:lang w:val="en-US"/>
        </w:rPr>
      </w:pPr>
    </w:p>
    <w:p w:rsidRPr="007B76CE" w:rsidR="00583051" w:rsidRDefault="00583051" w14:paraId="00000096" w14:textId="77777777">
      <w:pPr>
        <w:tabs>
          <w:tab w:val="left" w:pos="1119"/>
        </w:tabs>
        <w:spacing w:line="240" w:lineRule="auto"/>
        <w:jc w:val="both"/>
        <w:rPr>
          <w:lang w:val="en-US"/>
        </w:rPr>
      </w:pPr>
    </w:p>
    <w:p w:rsidRPr="007B76CE" w:rsidR="00583051" w:rsidRDefault="00583051" w14:paraId="00000097" w14:textId="77777777">
      <w:pPr>
        <w:tabs>
          <w:tab w:val="left" w:pos="1119"/>
        </w:tabs>
        <w:spacing w:line="240" w:lineRule="auto"/>
        <w:jc w:val="both"/>
        <w:rPr>
          <w:lang w:val="en-US"/>
        </w:rPr>
      </w:pPr>
    </w:p>
    <w:p w:rsidRPr="007B76CE" w:rsidR="00583051" w:rsidRDefault="00583051" w14:paraId="00000098" w14:textId="77777777">
      <w:pPr>
        <w:tabs>
          <w:tab w:val="left" w:pos="1119"/>
        </w:tabs>
        <w:spacing w:line="240" w:lineRule="auto"/>
        <w:jc w:val="both"/>
        <w:rPr>
          <w:lang w:val="en-US"/>
        </w:rPr>
      </w:pPr>
    </w:p>
    <w:p w:rsidRPr="007B76CE" w:rsidR="00583051" w:rsidRDefault="00583051" w14:paraId="00000099" w14:textId="77777777">
      <w:pPr>
        <w:tabs>
          <w:tab w:val="left" w:pos="1119"/>
        </w:tabs>
        <w:spacing w:line="240" w:lineRule="auto"/>
        <w:jc w:val="both"/>
        <w:rPr>
          <w:lang w:val="en-US"/>
        </w:rPr>
      </w:pPr>
    </w:p>
    <w:p w:rsidRPr="007B76CE" w:rsidR="00583051" w:rsidRDefault="00583051" w14:paraId="0000009A" w14:textId="77777777">
      <w:pPr>
        <w:tabs>
          <w:tab w:val="left" w:pos="1119"/>
        </w:tabs>
        <w:spacing w:line="240" w:lineRule="auto"/>
        <w:jc w:val="both"/>
        <w:rPr>
          <w:lang w:val="en-US"/>
        </w:rPr>
      </w:pPr>
    </w:p>
    <w:p w:rsidRPr="007B76CE" w:rsidR="00583051" w:rsidRDefault="00583051" w14:paraId="0000009B" w14:textId="77777777">
      <w:pPr>
        <w:tabs>
          <w:tab w:val="left" w:pos="1119"/>
        </w:tabs>
        <w:spacing w:line="240" w:lineRule="auto"/>
        <w:jc w:val="both"/>
        <w:rPr>
          <w:lang w:val="en-US"/>
        </w:rPr>
      </w:pPr>
    </w:p>
    <w:p w:rsidRPr="007B76CE" w:rsidR="00583051" w:rsidRDefault="00583051" w14:paraId="0000009C" w14:textId="77777777">
      <w:pPr>
        <w:tabs>
          <w:tab w:val="left" w:pos="1119"/>
        </w:tabs>
        <w:spacing w:line="240" w:lineRule="auto"/>
        <w:jc w:val="both"/>
        <w:rPr>
          <w:lang w:val="en-US"/>
        </w:rPr>
      </w:pPr>
    </w:p>
    <w:p w:rsidR="00583051" w:rsidRDefault="00583051" w14:paraId="0000009E" w14:textId="39FAF7E4">
      <w:pPr>
        <w:tabs>
          <w:tab w:val="left" w:pos="1119"/>
        </w:tabs>
        <w:spacing w:line="240" w:lineRule="auto"/>
        <w:jc w:val="both"/>
        <w:rPr>
          <w:lang w:val="en-US"/>
        </w:rPr>
      </w:pPr>
    </w:p>
    <w:p w:rsidR="00466C26" w:rsidRDefault="00466C26" w14:paraId="6C04AD15" w14:textId="0A70F4DF">
      <w:pPr>
        <w:tabs>
          <w:tab w:val="left" w:pos="1119"/>
        </w:tabs>
        <w:spacing w:line="240" w:lineRule="auto"/>
        <w:jc w:val="both"/>
        <w:rPr>
          <w:lang w:val="en-US"/>
        </w:rPr>
      </w:pPr>
    </w:p>
    <w:p w:rsidR="00466C26" w:rsidRDefault="00466C26" w14:paraId="2A6EB467" w14:textId="740B9F64">
      <w:pPr>
        <w:tabs>
          <w:tab w:val="left" w:pos="1119"/>
        </w:tabs>
        <w:spacing w:line="240" w:lineRule="auto"/>
        <w:jc w:val="both"/>
        <w:rPr>
          <w:lang w:val="en-US"/>
        </w:rPr>
      </w:pPr>
    </w:p>
    <w:p w:rsidR="00466C26" w:rsidRDefault="00466C26" w14:paraId="7CEEC692" w14:textId="6F44C9FE">
      <w:pPr>
        <w:tabs>
          <w:tab w:val="left" w:pos="1119"/>
        </w:tabs>
        <w:spacing w:line="240" w:lineRule="auto"/>
        <w:jc w:val="both"/>
        <w:rPr>
          <w:lang w:val="en-US"/>
        </w:rPr>
      </w:pPr>
    </w:p>
    <w:p w:rsidR="00466C26" w:rsidRDefault="00466C26" w14:paraId="3D061853" w14:textId="2DDFF627">
      <w:pPr>
        <w:tabs>
          <w:tab w:val="left" w:pos="1119"/>
        </w:tabs>
        <w:spacing w:line="240" w:lineRule="auto"/>
        <w:jc w:val="both"/>
        <w:rPr>
          <w:lang w:val="en-US"/>
        </w:rPr>
      </w:pPr>
    </w:p>
    <w:p w:rsidR="00466C26" w:rsidRDefault="00466C26" w14:paraId="03F31362" w14:textId="1F3B4895">
      <w:pPr>
        <w:tabs>
          <w:tab w:val="left" w:pos="1119"/>
        </w:tabs>
        <w:spacing w:line="240" w:lineRule="auto"/>
        <w:jc w:val="both"/>
        <w:rPr>
          <w:lang w:val="en-US"/>
        </w:rPr>
      </w:pPr>
    </w:p>
    <w:p w:rsidR="00466C26" w:rsidRDefault="00466C26" w14:paraId="405C3586" w14:textId="2C7E34C4">
      <w:pPr>
        <w:tabs>
          <w:tab w:val="left" w:pos="1119"/>
        </w:tabs>
        <w:spacing w:line="240" w:lineRule="auto"/>
        <w:jc w:val="both"/>
        <w:rPr>
          <w:lang w:val="en-US"/>
        </w:rPr>
      </w:pPr>
    </w:p>
    <w:p w:rsidR="00466C26" w:rsidRDefault="00466C26" w14:paraId="00BB09F1" w14:textId="227901A6">
      <w:pPr>
        <w:tabs>
          <w:tab w:val="left" w:pos="1119"/>
        </w:tabs>
        <w:spacing w:line="240" w:lineRule="auto"/>
        <w:jc w:val="both"/>
        <w:rPr>
          <w:lang w:val="en-US"/>
        </w:rPr>
      </w:pPr>
    </w:p>
    <w:p w:rsidRPr="007B76CE" w:rsidR="00466C26" w:rsidRDefault="00466C26" w14:paraId="1740FF65" w14:textId="77777777">
      <w:pPr>
        <w:tabs>
          <w:tab w:val="left" w:pos="1119"/>
        </w:tabs>
        <w:spacing w:line="240" w:lineRule="auto"/>
        <w:jc w:val="both"/>
        <w:rPr>
          <w:lang w:val="en-US"/>
        </w:rPr>
      </w:pPr>
    </w:p>
    <w:p w:rsidRPr="007B76CE" w:rsidR="00583051" w:rsidRDefault="00583051" w14:paraId="0000009F" w14:textId="77777777">
      <w:pPr>
        <w:tabs>
          <w:tab w:val="left" w:pos="1119"/>
        </w:tabs>
        <w:spacing w:line="240" w:lineRule="auto"/>
        <w:jc w:val="both"/>
        <w:rPr>
          <w:lang w:val="en-US"/>
        </w:rPr>
      </w:pPr>
    </w:p>
    <w:p w:rsidR="0008628E" w:rsidRDefault="0008628E" w14:paraId="2A05A804" w14:textId="360B5947">
      <w:pPr>
        <w:tabs>
          <w:tab w:val="left" w:pos="1119"/>
        </w:tabs>
        <w:spacing w:line="240" w:lineRule="auto"/>
        <w:jc w:val="both"/>
        <w:rPr>
          <w:lang w:val="en-US"/>
        </w:rPr>
      </w:pPr>
    </w:p>
    <w:p w:rsidRPr="002A05F6" w:rsidR="0008628E" w:rsidP="0008628E" w:rsidRDefault="0008628E" w14:paraId="05DCFA3B" w14:textId="77777777">
      <w:pPr>
        <w:widowControl w:val="0"/>
        <w:suppressAutoHyphens/>
        <w:spacing w:line="240" w:lineRule="auto"/>
        <w:ind w:right="284"/>
        <w:jc w:val="center"/>
        <w:rPr>
          <w:rFonts w:ascii="Times New Roman" w:hAnsi="Times New Roman" w:cs="Times New Roman"/>
          <w:b/>
          <w:sz w:val="32"/>
          <w:szCs w:val="32"/>
        </w:rPr>
      </w:pPr>
      <w:r w:rsidRPr="002A05F6">
        <w:rPr>
          <w:rFonts w:ascii="Times New Roman" w:hAnsi="Times New Roman" w:cs="Times New Roman"/>
          <w:b/>
          <w:sz w:val="32"/>
          <w:szCs w:val="32"/>
        </w:rPr>
        <w:lastRenderedPageBreak/>
        <w:t>LISTA DE FIGURAS</w:t>
      </w:r>
    </w:p>
    <w:p w:rsidRPr="004B5DAE" w:rsidR="0008628E" w:rsidRDefault="0008628E" w14:paraId="4BC9897A" w14:textId="5EDDAC92">
      <w:pPr>
        <w:tabs>
          <w:tab w:val="left" w:pos="1119"/>
        </w:tabs>
        <w:spacing w:line="240" w:lineRule="auto"/>
        <w:jc w:val="both"/>
        <w:rPr>
          <w:b/>
          <w:bCs/>
        </w:rPr>
      </w:pPr>
    </w:p>
    <w:p w:rsidRPr="004B5DAE" w:rsidR="004B5DAE" w:rsidRDefault="0008628E" w14:paraId="6E1173E8" w14:textId="1DB79C2B">
      <w:pPr>
        <w:pStyle w:val="TableofFigures"/>
        <w:tabs>
          <w:tab w:val="right" w:leader="dot" w:pos="9064"/>
        </w:tabs>
        <w:rPr>
          <w:rFonts w:asciiTheme="minorHAnsi" w:hAnsiTheme="minorHAnsi" w:eastAsiaTheme="minorEastAsia"/>
          <w:b/>
          <w:bCs/>
          <w:noProof/>
          <w:sz w:val="22"/>
          <w:lang w:eastAsia="pt-BR"/>
        </w:rPr>
      </w:pPr>
      <w:r w:rsidRPr="004B5DAE">
        <w:rPr>
          <w:rFonts w:cs="Times New Roman"/>
          <w:b/>
          <w:bCs/>
          <w:szCs w:val="24"/>
          <w:lang w:val="en-US"/>
        </w:rPr>
        <w:fldChar w:fldCharType="begin"/>
      </w:r>
      <w:r w:rsidRPr="004B5DAE">
        <w:rPr>
          <w:rFonts w:cs="Times New Roman"/>
          <w:b/>
          <w:bCs/>
          <w:szCs w:val="24"/>
        </w:rPr>
        <w:instrText xml:space="preserve"> TOC \c "Figura" </w:instrText>
      </w:r>
      <w:r w:rsidRPr="004B5DAE">
        <w:rPr>
          <w:rFonts w:cs="Times New Roman"/>
          <w:b/>
          <w:bCs/>
          <w:szCs w:val="24"/>
          <w:lang w:val="en-US"/>
        </w:rPr>
        <w:fldChar w:fldCharType="separate"/>
      </w:r>
      <w:r w:rsidRPr="004B5DAE" w:rsidR="004B5DAE">
        <w:rPr>
          <w:b/>
          <w:bCs/>
          <w:noProof/>
        </w:rPr>
        <w:t xml:space="preserve">Figura 1 - </w:t>
      </w:r>
      <w:r w:rsidR="002A05F6">
        <w:rPr>
          <w:b/>
          <w:bCs/>
          <w:noProof/>
        </w:rPr>
        <w:t>F</w:t>
      </w:r>
      <w:r w:rsidRPr="004B5DAE" w:rsidR="004B5DAE">
        <w:rPr>
          <w:b/>
          <w:bCs/>
          <w:noProof/>
        </w:rPr>
        <w:t>luxo atual na web</w:t>
      </w:r>
      <w:r w:rsidRPr="004B5DAE" w:rsidR="004B5DAE">
        <w:rPr>
          <w:b/>
          <w:bCs/>
          <w:noProof/>
        </w:rPr>
        <w:tab/>
      </w:r>
      <w:r w:rsidRPr="004B5DAE" w:rsidR="004B5DAE">
        <w:rPr>
          <w:b/>
          <w:bCs/>
          <w:noProof/>
        </w:rPr>
        <w:fldChar w:fldCharType="begin"/>
      </w:r>
      <w:r w:rsidRPr="004B5DAE" w:rsidR="004B5DAE">
        <w:rPr>
          <w:b/>
          <w:bCs/>
          <w:noProof/>
        </w:rPr>
        <w:instrText xml:space="preserve"> PAGEREF _Toc43239472 \h </w:instrText>
      </w:r>
      <w:r w:rsidRPr="004B5DAE" w:rsidR="004B5DAE">
        <w:rPr>
          <w:b/>
          <w:bCs/>
          <w:noProof/>
        </w:rPr>
      </w:r>
      <w:r w:rsidRPr="004B5DAE" w:rsidR="004B5DAE">
        <w:rPr>
          <w:b/>
          <w:bCs/>
          <w:noProof/>
        </w:rPr>
        <w:fldChar w:fldCharType="separate"/>
      </w:r>
      <w:r w:rsidR="009549CC">
        <w:rPr>
          <w:b/>
          <w:bCs/>
          <w:noProof/>
        </w:rPr>
        <w:t>22</w:t>
      </w:r>
      <w:r w:rsidRPr="004B5DAE" w:rsidR="004B5DAE">
        <w:rPr>
          <w:b/>
          <w:bCs/>
          <w:noProof/>
        </w:rPr>
        <w:fldChar w:fldCharType="end"/>
      </w:r>
    </w:p>
    <w:p w:rsidRPr="004B5DAE" w:rsidR="004B5DAE" w:rsidRDefault="004B5DAE" w14:paraId="2E986F03" w14:textId="13D7CFB8">
      <w:pPr>
        <w:pStyle w:val="TableofFigures"/>
        <w:tabs>
          <w:tab w:val="right" w:leader="dot" w:pos="9064"/>
        </w:tabs>
        <w:rPr>
          <w:rFonts w:asciiTheme="minorHAnsi" w:hAnsiTheme="minorHAnsi" w:eastAsiaTheme="minorEastAsia"/>
          <w:b/>
          <w:bCs/>
          <w:noProof/>
          <w:sz w:val="22"/>
          <w:lang w:eastAsia="pt-BR"/>
        </w:rPr>
      </w:pPr>
      <w:r w:rsidRPr="004B5DAE">
        <w:rPr>
          <w:b/>
          <w:bCs/>
          <w:noProof/>
        </w:rPr>
        <w:t>Figura 2 - Implementação de Model View Controller para aplicações web.</w:t>
      </w:r>
      <w:r w:rsidRPr="004B5DAE">
        <w:rPr>
          <w:b/>
          <w:bCs/>
          <w:noProof/>
        </w:rPr>
        <w:tab/>
      </w:r>
      <w:r w:rsidRPr="004B5DAE">
        <w:rPr>
          <w:b/>
          <w:bCs/>
          <w:noProof/>
        </w:rPr>
        <w:fldChar w:fldCharType="begin"/>
      </w:r>
      <w:r w:rsidRPr="004B5DAE">
        <w:rPr>
          <w:b/>
          <w:bCs/>
          <w:noProof/>
        </w:rPr>
        <w:instrText xml:space="preserve"> PAGEREF _Toc43239473 \h </w:instrText>
      </w:r>
      <w:r w:rsidRPr="004B5DAE">
        <w:rPr>
          <w:b/>
          <w:bCs/>
          <w:noProof/>
        </w:rPr>
      </w:r>
      <w:r w:rsidRPr="004B5DAE">
        <w:rPr>
          <w:b/>
          <w:bCs/>
          <w:noProof/>
        </w:rPr>
        <w:fldChar w:fldCharType="separate"/>
      </w:r>
      <w:r w:rsidR="009549CC">
        <w:rPr>
          <w:b/>
          <w:bCs/>
          <w:noProof/>
        </w:rPr>
        <w:t>28</w:t>
      </w:r>
      <w:r w:rsidRPr="004B5DAE">
        <w:rPr>
          <w:b/>
          <w:bCs/>
          <w:noProof/>
        </w:rPr>
        <w:fldChar w:fldCharType="end"/>
      </w:r>
    </w:p>
    <w:p w:rsidRPr="004B5DAE" w:rsidR="004B5DAE" w:rsidRDefault="004B5DAE" w14:paraId="28E796F0" w14:textId="4AED6146">
      <w:pPr>
        <w:pStyle w:val="TableofFigures"/>
        <w:tabs>
          <w:tab w:val="right" w:leader="dot" w:pos="9064"/>
        </w:tabs>
        <w:rPr>
          <w:rFonts w:asciiTheme="minorHAnsi" w:hAnsiTheme="minorHAnsi" w:eastAsiaTheme="minorEastAsia"/>
          <w:b/>
          <w:bCs/>
          <w:noProof/>
          <w:sz w:val="22"/>
          <w:lang w:eastAsia="pt-BR"/>
        </w:rPr>
      </w:pPr>
      <w:r w:rsidRPr="004B5DAE">
        <w:rPr>
          <w:b/>
          <w:bCs/>
          <w:noProof/>
        </w:rPr>
        <w:t>Figura 3 - Tipos, operações e endereços em uma abordagem orientada a Serviços.</w:t>
      </w:r>
      <w:r w:rsidRPr="004B5DAE">
        <w:rPr>
          <w:b/>
          <w:bCs/>
          <w:noProof/>
        </w:rPr>
        <w:tab/>
      </w:r>
      <w:r w:rsidRPr="004B5DAE">
        <w:rPr>
          <w:b/>
          <w:bCs/>
          <w:noProof/>
        </w:rPr>
        <w:fldChar w:fldCharType="begin"/>
      </w:r>
      <w:r w:rsidRPr="004B5DAE">
        <w:rPr>
          <w:b/>
          <w:bCs/>
          <w:noProof/>
        </w:rPr>
        <w:instrText xml:space="preserve"> PAGEREF _Toc43239474 \h </w:instrText>
      </w:r>
      <w:r w:rsidRPr="004B5DAE">
        <w:rPr>
          <w:b/>
          <w:bCs/>
          <w:noProof/>
        </w:rPr>
      </w:r>
      <w:r w:rsidRPr="004B5DAE">
        <w:rPr>
          <w:b/>
          <w:bCs/>
          <w:noProof/>
        </w:rPr>
        <w:fldChar w:fldCharType="separate"/>
      </w:r>
      <w:r w:rsidR="009549CC">
        <w:rPr>
          <w:b/>
          <w:bCs/>
          <w:noProof/>
        </w:rPr>
        <w:t>32</w:t>
      </w:r>
      <w:r w:rsidRPr="004B5DAE">
        <w:rPr>
          <w:b/>
          <w:bCs/>
          <w:noProof/>
        </w:rPr>
        <w:fldChar w:fldCharType="end"/>
      </w:r>
    </w:p>
    <w:p w:rsidRPr="004B5DAE" w:rsidR="004B5DAE" w:rsidRDefault="004B5DAE" w14:paraId="57964EA7" w14:textId="5D34EFD7">
      <w:pPr>
        <w:pStyle w:val="TableofFigures"/>
        <w:tabs>
          <w:tab w:val="right" w:leader="dot" w:pos="9064"/>
        </w:tabs>
        <w:rPr>
          <w:rFonts w:asciiTheme="minorHAnsi" w:hAnsiTheme="minorHAnsi" w:eastAsiaTheme="minorEastAsia"/>
          <w:b/>
          <w:bCs/>
          <w:noProof/>
          <w:sz w:val="22"/>
          <w:lang w:eastAsia="pt-BR"/>
        </w:rPr>
      </w:pPr>
      <w:r w:rsidRPr="004B5DAE">
        <w:rPr>
          <w:b/>
          <w:bCs/>
          <w:noProof/>
        </w:rPr>
        <w:t>Figura 4 - Tipos, operações e endereços em uma abordagem REST</w:t>
      </w:r>
      <w:r w:rsidRPr="004B5DAE">
        <w:rPr>
          <w:b/>
          <w:bCs/>
          <w:noProof/>
        </w:rPr>
        <w:tab/>
      </w:r>
      <w:r w:rsidRPr="004B5DAE">
        <w:rPr>
          <w:b/>
          <w:bCs/>
          <w:noProof/>
        </w:rPr>
        <w:fldChar w:fldCharType="begin"/>
      </w:r>
      <w:r w:rsidRPr="004B5DAE">
        <w:rPr>
          <w:b/>
          <w:bCs/>
          <w:noProof/>
        </w:rPr>
        <w:instrText xml:space="preserve"> PAGEREF _Toc43239475 \h </w:instrText>
      </w:r>
      <w:r w:rsidRPr="004B5DAE">
        <w:rPr>
          <w:b/>
          <w:bCs/>
          <w:noProof/>
        </w:rPr>
      </w:r>
      <w:r w:rsidRPr="004B5DAE">
        <w:rPr>
          <w:b/>
          <w:bCs/>
          <w:noProof/>
        </w:rPr>
        <w:fldChar w:fldCharType="separate"/>
      </w:r>
      <w:r w:rsidR="009549CC">
        <w:rPr>
          <w:b/>
          <w:bCs/>
          <w:noProof/>
        </w:rPr>
        <w:t>32</w:t>
      </w:r>
      <w:r w:rsidRPr="004B5DAE">
        <w:rPr>
          <w:b/>
          <w:bCs/>
          <w:noProof/>
        </w:rPr>
        <w:fldChar w:fldCharType="end"/>
      </w:r>
    </w:p>
    <w:p w:rsidRPr="004B5DAE" w:rsidR="004B5DAE" w:rsidRDefault="004B5DAE" w14:paraId="3C5431DD" w14:textId="425A8415">
      <w:pPr>
        <w:pStyle w:val="TableofFigures"/>
        <w:tabs>
          <w:tab w:val="right" w:leader="dot" w:pos="9064"/>
        </w:tabs>
        <w:rPr>
          <w:rFonts w:asciiTheme="minorHAnsi" w:hAnsiTheme="minorHAnsi" w:eastAsiaTheme="minorEastAsia"/>
          <w:b/>
          <w:bCs/>
          <w:noProof/>
          <w:sz w:val="22"/>
          <w:lang w:eastAsia="pt-BR"/>
        </w:rPr>
      </w:pPr>
      <w:r w:rsidRPr="004B5DAE">
        <w:rPr>
          <w:b/>
          <w:bCs/>
          <w:noProof/>
        </w:rPr>
        <w:t>Figura 5 - Maior valor gerado com a utilização na opinião dos entrevistados</w:t>
      </w:r>
      <w:r w:rsidRPr="004B5DAE">
        <w:rPr>
          <w:b/>
          <w:bCs/>
          <w:noProof/>
        </w:rPr>
        <w:tab/>
      </w:r>
      <w:r w:rsidRPr="004B5DAE">
        <w:rPr>
          <w:b/>
          <w:bCs/>
          <w:noProof/>
        </w:rPr>
        <w:fldChar w:fldCharType="begin"/>
      </w:r>
      <w:r w:rsidRPr="004B5DAE">
        <w:rPr>
          <w:b/>
          <w:bCs/>
          <w:noProof/>
        </w:rPr>
        <w:instrText xml:space="preserve"> PAGEREF _Toc43239476 \h </w:instrText>
      </w:r>
      <w:r w:rsidRPr="004B5DAE">
        <w:rPr>
          <w:b/>
          <w:bCs/>
          <w:noProof/>
        </w:rPr>
      </w:r>
      <w:r w:rsidRPr="004B5DAE">
        <w:rPr>
          <w:b/>
          <w:bCs/>
          <w:noProof/>
        </w:rPr>
        <w:fldChar w:fldCharType="separate"/>
      </w:r>
      <w:r w:rsidR="009549CC">
        <w:rPr>
          <w:b/>
          <w:bCs/>
          <w:noProof/>
        </w:rPr>
        <w:t>39</w:t>
      </w:r>
      <w:r w:rsidRPr="004B5DAE">
        <w:rPr>
          <w:b/>
          <w:bCs/>
          <w:noProof/>
        </w:rPr>
        <w:fldChar w:fldCharType="end"/>
      </w:r>
    </w:p>
    <w:p w:rsidRPr="004B5DAE" w:rsidR="004B5DAE" w:rsidRDefault="004B5DAE" w14:paraId="0509B2EC" w14:textId="375C9F21">
      <w:pPr>
        <w:pStyle w:val="TableofFigures"/>
        <w:tabs>
          <w:tab w:val="right" w:leader="dot" w:pos="9064"/>
        </w:tabs>
        <w:rPr>
          <w:rFonts w:asciiTheme="minorHAnsi" w:hAnsiTheme="minorHAnsi" w:eastAsiaTheme="minorEastAsia"/>
          <w:b/>
          <w:bCs/>
          <w:noProof/>
          <w:sz w:val="22"/>
          <w:lang w:eastAsia="pt-BR"/>
        </w:rPr>
      </w:pPr>
      <w:r w:rsidRPr="004B5DAE">
        <w:rPr>
          <w:b/>
          <w:bCs/>
          <w:noProof/>
        </w:rPr>
        <w:t>Figura 6 - Melhor maneira de pagar pelo EasyStore</w:t>
      </w:r>
      <w:r w:rsidRPr="004B5DAE">
        <w:rPr>
          <w:b/>
          <w:bCs/>
          <w:noProof/>
        </w:rPr>
        <w:tab/>
      </w:r>
      <w:r w:rsidRPr="004B5DAE">
        <w:rPr>
          <w:b/>
          <w:bCs/>
          <w:noProof/>
        </w:rPr>
        <w:fldChar w:fldCharType="begin"/>
      </w:r>
      <w:r w:rsidRPr="004B5DAE">
        <w:rPr>
          <w:b/>
          <w:bCs/>
          <w:noProof/>
        </w:rPr>
        <w:instrText xml:space="preserve"> PAGEREF _Toc43239477 \h </w:instrText>
      </w:r>
      <w:r w:rsidRPr="004B5DAE">
        <w:rPr>
          <w:b/>
          <w:bCs/>
          <w:noProof/>
        </w:rPr>
      </w:r>
      <w:r w:rsidRPr="004B5DAE">
        <w:rPr>
          <w:b/>
          <w:bCs/>
          <w:noProof/>
        </w:rPr>
        <w:fldChar w:fldCharType="separate"/>
      </w:r>
      <w:r w:rsidR="009549CC">
        <w:rPr>
          <w:b/>
          <w:bCs/>
          <w:noProof/>
        </w:rPr>
        <w:t>40</w:t>
      </w:r>
      <w:r w:rsidRPr="004B5DAE">
        <w:rPr>
          <w:b/>
          <w:bCs/>
          <w:noProof/>
        </w:rPr>
        <w:fldChar w:fldCharType="end"/>
      </w:r>
    </w:p>
    <w:p w:rsidRPr="004B5DAE" w:rsidR="004B5DAE" w:rsidRDefault="004B5DAE" w14:paraId="6021ADB9" w14:textId="0EF26BEA">
      <w:pPr>
        <w:pStyle w:val="TableofFigures"/>
        <w:tabs>
          <w:tab w:val="right" w:leader="dot" w:pos="9064"/>
        </w:tabs>
        <w:rPr>
          <w:rFonts w:asciiTheme="minorHAnsi" w:hAnsiTheme="minorHAnsi" w:eastAsiaTheme="minorEastAsia"/>
          <w:b/>
          <w:bCs/>
          <w:noProof/>
          <w:sz w:val="22"/>
          <w:lang w:eastAsia="pt-BR"/>
        </w:rPr>
      </w:pPr>
      <w:r w:rsidRPr="004B5DAE">
        <w:rPr>
          <w:b/>
          <w:bCs/>
          <w:noProof/>
        </w:rPr>
        <w:t>Figura 7 - Formas de controles utilizadas atualmente</w:t>
      </w:r>
      <w:r w:rsidRPr="004B5DAE">
        <w:rPr>
          <w:b/>
          <w:bCs/>
          <w:noProof/>
        </w:rPr>
        <w:tab/>
      </w:r>
      <w:r w:rsidRPr="004B5DAE">
        <w:rPr>
          <w:b/>
          <w:bCs/>
          <w:noProof/>
        </w:rPr>
        <w:fldChar w:fldCharType="begin"/>
      </w:r>
      <w:r w:rsidRPr="004B5DAE">
        <w:rPr>
          <w:b/>
          <w:bCs/>
          <w:noProof/>
        </w:rPr>
        <w:instrText xml:space="preserve"> PAGEREF _Toc43239478 \h </w:instrText>
      </w:r>
      <w:r w:rsidRPr="004B5DAE">
        <w:rPr>
          <w:b/>
          <w:bCs/>
          <w:noProof/>
        </w:rPr>
      </w:r>
      <w:r w:rsidRPr="004B5DAE">
        <w:rPr>
          <w:b/>
          <w:bCs/>
          <w:noProof/>
        </w:rPr>
        <w:fldChar w:fldCharType="separate"/>
      </w:r>
      <w:r w:rsidR="009549CC">
        <w:rPr>
          <w:b/>
          <w:bCs/>
          <w:noProof/>
        </w:rPr>
        <w:t>41</w:t>
      </w:r>
      <w:r w:rsidRPr="004B5DAE">
        <w:rPr>
          <w:b/>
          <w:bCs/>
          <w:noProof/>
        </w:rPr>
        <w:fldChar w:fldCharType="end"/>
      </w:r>
    </w:p>
    <w:p w:rsidRPr="004B5DAE" w:rsidR="004B5DAE" w:rsidRDefault="004B5DAE" w14:paraId="07126F92" w14:textId="1EE086F6">
      <w:pPr>
        <w:pStyle w:val="TableofFigures"/>
        <w:tabs>
          <w:tab w:val="right" w:leader="dot" w:pos="9064"/>
        </w:tabs>
        <w:rPr>
          <w:rFonts w:asciiTheme="minorHAnsi" w:hAnsiTheme="minorHAnsi" w:eastAsiaTheme="minorEastAsia"/>
          <w:b/>
          <w:bCs/>
          <w:noProof/>
          <w:sz w:val="22"/>
          <w:lang w:eastAsia="pt-BR"/>
        </w:rPr>
      </w:pPr>
      <w:r w:rsidRPr="004B5DAE">
        <w:rPr>
          <w:b/>
          <w:bCs/>
          <w:noProof/>
        </w:rPr>
        <w:t>Figura 8 - Modelo de negócio da EasyStore</w:t>
      </w:r>
      <w:r w:rsidRPr="004B5DAE">
        <w:rPr>
          <w:b/>
          <w:bCs/>
          <w:noProof/>
        </w:rPr>
        <w:tab/>
      </w:r>
      <w:r w:rsidRPr="004B5DAE">
        <w:rPr>
          <w:b/>
          <w:bCs/>
          <w:noProof/>
        </w:rPr>
        <w:fldChar w:fldCharType="begin"/>
      </w:r>
      <w:r w:rsidRPr="004B5DAE">
        <w:rPr>
          <w:b/>
          <w:bCs/>
          <w:noProof/>
        </w:rPr>
        <w:instrText xml:space="preserve"> PAGEREF _Toc43239479 \h </w:instrText>
      </w:r>
      <w:r w:rsidRPr="004B5DAE">
        <w:rPr>
          <w:b/>
          <w:bCs/>
          <w:noProof/>
        </w:rPr>
      </w:r>
      <w:r w:rsidRPr="004B5DAE">
        <w:rPr>
          <w:b/>
          <w:bCs/>
          <w:noProof/>
        </w:rPr>
        <w:fldChar w:fldCharType="separate"/>
      </w:r>
      <w:r w:rsidR="009549CC">
        <w:rPr>
          <w:b/>
          <w:bCs/>
          <w:noProof/>
        </w:rPr>
        <w:t>44</w:t>
      </w:r>
      <w:r w:rsidRPr="004B5DAE">
        <w:rPr>
          <w:b/>
          <w:bCs/>
          <w:noProof/>
        </w:rPr>
        <w:fldChar w:fldCharType="end"/>
      </w:r>
    </w:p>
    <w:p w:rsidRPr="004B5DAE" w:rsidR="004B5DAE" w:rsidRDefault="004B5DAE" w14:paraId="694EF3F3" w14:textId="533E70B5">
      <w:pPr>
        <w:pStyle w:val="TableofFigures"/>
        <w:tabs>
          <w:tab w:val="right" w:leader="dot" w:pos="9064"/>
        </w:tabs>
        <w:rPr>
          <w:rFonts w:asciiTheme="minorHAnsi" w:hAnsiTheme="minorHAnsi" w:eastAsiaTheme="minorEastAsia"/>
          <w:b/>
          <w:bCs/>
          <w:noProof/>
          <w:sz w:val="22"/>
          <w:lang w:eastAsia="pt-BR"/>
        </w:rPr>
      </w:pPr>
      <w:r w:rsidRPr="004B5DAE">
        <w:rPr>
          <w:b/>
          <w:bCs/>
          <w:noProof/>
        </w:rPr>
        <w:t>Figura 9 - Análise hierárquica do fluxo de venda</w:t>
      </w:r>
      <w:r w:rsidRPr="004B5DAE">
        <w:rPr>
          <w:b/>
          <w:bCs/>
          <w:noProof/>
        </w:rPr>
        <w:tab/>
      </w:r>
      <w:r w:rsidRPr="004B5DAE">
        <w:rPr>
          <w:b/>
          <w:bCs/>
          <w:noProof/>
        </w:rPr>
        <w:fldChar w:fldCharType="begin"/>
      </w:r>
      <w:r w:rsidRPr="004B5DAE">
        <w:rPr>
          <w:b/>
          <w:bCs/>
          <w:noProof/>
        </w:rPr>
        <w:instrText xml:space="preserve"> PAGEREF _Toc43239480 \h </w:instrText>
      </w:r>
      <w:r w:rsidRPr="004B5DAE">
        <w:rPr>
          <w:b/>
          <w:bCs/>
          <w:noProof/>
        </w:rPr>
      </w:r>
      <w:r w:rsidRPr="004B5DAE">
        <w:rPr>
          <w:b/>
          <w:bCs/>
          <w:noProof/>
        </w:rPr>
        <w:fldChar w:fldCharType="separate"/>
      </w:r>
      <w:r w:rsidR="009549CC">
        <w:rPr>
          <w:b/>
          <w:bCs/>
          <w:noProof/>
        </w:rPr>
        <w:t>48</w:t>
      </w:r>
      <w:r w:rsidRPr="004B5DAE">
        <w:rPr>
          <w:b/>
          <w:bCs/>
          <w:noProof/>
        </w:rPr>
        <w:fldChar w:fldCharType="end"/>
      </w:r>
    </w:p>
    <w:p w:rsidRPr="004B5DAE" w:rsidR="004B5DAE" w:rsidRDefault="004B5DAE" w14:paraId="14F1AF29" w14:textId="6F125E55">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10 - Análise hierárquica do fluxo de recebimento</w:t>
      </w:r>
      <w:r w:rsidRPr="004B5DAE">
        <w:rPr>
          <w:b/>
          <w:bCs/>
          <w:noProof/>
        </w:rPr>
        <w:tab/>
      </w:r>
      <w:r w:rsidRPr="004B5DAE">
        <w:rPr>
          <w:b/>
          <w:bCs/>
          <w:noProof/>
        </w:rPr>
        <w:fldChar w:fldCharType="begin"/>
      </w:r>
      <w:r w:rsidRPr="004B5DAE">
        <w:rPr>
          <w:b/>
          <w:bCs/>
          <w:noProof/>
        </w:rPr>
        <w:instrText xml:space="preserve"> PAGEREF _Toc43239481 \h </w:instrText>
      </w:r>
      <w:r w:rsidRPr="004B5DAE">
        <w:rPr>
          <w:b/>
          <w:bCs/>
          <w:noProof/>
        </w:rPr>
      </w:r>
      <w:r w:rsidRPr="004B5DAE">
        <w:rPr>
          <w:b/>
          <w:bCs/>
          <w:noProof/>
        </w:rPr>
        <w:fldChar w:fldCharType="separate"/>
      </w:r>
      <w:r w:rsidR="009549CC">
        <w:rPr>
          <w:b/>
          <w:bCs/>
          <w:noProof/>
        </w:rPr>
        <w:t>48</w:t>
      </w:r>
      <w:r w:rsidRPr="004B5DAE">
        <w:rPr>
          <w:b/>
          <w:bCs/>
          <w:noProof/>
        </w:rPr>
        <w:fldChar w:fldCharType="end"/>
      </w:r>
    </w:p>
    <w:p w:rsidRPr="004B5DAE" w:rsidR="004B5DAE" w:rsidRDefault="004B5DAE" w14:paraId="16D9715E" w14:textId="2B01BD1F">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11 - Análise hierárquica do fluxo de compartilhamento de crediário</w:t>
      </w:r>
      <w:r w:rsidRPr="004B5DAE">
        <w:rPr>
          <w:b/>
          <w:bCs/>
          <w:noProof/>
        </w:rPr>
        <w:tab/>
      </w:r>
      <w:r w:rsidRPr="004B5DAE">
        <w:rPr>
          <w:b/>
          <w:bCs/>
          <w:noProof/>
        </w:rPr>
        <w:fldChar w:fldCharType="begin"/>
      </w:r>
      <w:r w:rsidRPr="004B5DAE">
        <w:rPr>
          <w:b/>
          <w:bCs/>
          <w:noProof/>
        </w:rPr>
        <w:instrText xml:space="preserve"> PAGEREF _Toc43239482 \h </w:instrText>
      </w:r>
      <w:r w:rsidRPr="004B5DAE">
        <w:rPr>
          <w:b/>
          <w:bCs/>
          <w:noProof/>
        </w:rPr>
      </w:r>
      <w:r w:rsidRPr="004B5DAE">
        <w:rPr>
          <w:b/>
          <w:bCs/>
          <w:noProof/>
        </w:rPr>
        <w:fldChar w:fldCharType="separate"/>
      </w:r>
      <w:r w:rsidR="009549CC">
        <w:rPr>
          <w:b/>
          <w:bCs/>
          <w:noProof/>
        </w:rPr>
        <w:t>49</w:t>
      </w:r>
      <w:r w:rsidRPr="004B5DAE">
        <w:rPr>
          <w:b/>
          <w:bCs/>
          <w:noProof/>
        </w:rPr>
        <w:fldChar w:fldCharType="end"/>
      </w:r>
    </w:p>
    <w:p w:rsidRPr="004B5DAE" w:rsidR="004B5DAE" w:rsidRDefault="004B5DAE" w14:paraId="2EDEE2D7" w14:textId="15D0C5CA">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12 - Prototipação do fluxo de entrada no aplicativo</w:t>
      </w:r>
      <w:r w:rsidRPr="004B5DAE">
        <w:rPr>
          <w:b/>
          <w:bCs/>
          <w:noProof/>
        </w:rPr>
        <w:tab/>
      </w:r>
      <w:r w:rsidRPr="004B5DAE">
        <w:rPr>
          <w:b/>
          <w:bCs/>
          <w:noProof/>
        </w:rPr>
        <w:fldChar w:fldCharType="begin"/>
      </w:r>
      <w:r w:rsidRPr="004B5DAE">
        <w:rPr>
          <w:b/>
          <w:bCs/>
          <w:noProof/>
        </w:rPr>
        <w:instrText xml:space="preserve"> PAGEREF _Toc43239483 \h </w:instrText>
      </w:r>
      <w:r w:rsidRPr="004B5DAE">
        <w:rPr>
          <w:b/>
          <w:bCs/>
          <w:noProof/>
        </w:rPr>
      </w:r>
      <w:r w:rsidRPr="004B5DAE">
        <w:rPr>
          <w:b/>
          <w:bCs/>
          <w:noProof/>
        </w:rPr>
        <w:fldChar w:fldCharType="separate"/>
      </w:r>
      <w:r w:rsidR="009549CC">
        <w:rPr>
          <w:b/>
          <w:bCs/>
          <w:noProof/>
        </w:rPr>
        <w:t>53</w:t>
      </w:r>
      <w:r w:rsidRPr="004B5DAE">
        <w:rPr>
          <w:b/>
          <w:bCs/>
          <w:noProof/>
        </w:rPr>
        <w:fldChar w:fldCharType="end"/>
      </w:r>
    </w:p>
    <w:p w:rsidRPr="004B5DAE" w:rsidR="004B5DAE" w:rsidRDefault="004B5DAE" w14:paraId="37B114B8" w14:textId="1896875B">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13 - Escopo sistêmico da aplicação</w:t>
      </w:r>
      <w:r w:rsidRPr="004B5DAE">
        <w:rPr>
          <w:b/>
          <w:bCs/>
          <w:noProof/>
        </w:rPr>
        <w:tab/>
      </w:r>
      <w:r w:rsidRPr="004B5DAE">
        <w:rPr>
          <w:b/>
          <w:bCs/>
          <w:noProof/>
        </w:rPr>
        <w:fldChar w:fldCharType="begin"/>
      </w:r>
      <w:r w:rsidRPr="004B5DAE">
        <w:rPr>
          <w:b/>
          <w:bCs/>
          <w:noProof/>
        </w:rPr>
        <w:instrText xml:space="preserve"> PAGEREF _Toc43239484 \h </w:instrText>
      </w:r>
      <w:r w:rsidRPr="004B5DAE">
        <w:rPr>
          <w:b/>
          <w:bCs/>
          <w:noProof/>
        </w:rPr>
      </w:r>
      <w:r w:rsidRPr="004B5DAE">
        <w:rPr>
          <w:b/>
          <w:bCs/>
          <w:noProof/>
        </w:rPr>
        <w:fldChar w:fldCharType="separate"/>
      </w:r>
      <w:r w:rsidR="009549CC">
        <w:rPr>
          <w:b/>
          <w:bCs/>
          <w:noProof/>
        </w:rPr>
        <w:t>55</w:t>
      </w:r>
      <w:r w:rsidRPr="004B5DAE">
        <w:rPr>
          <w:b/>
          <w:bCs/>
          <w:noProof/>
        </w:rPr>
        <w:fldChar w:fldCharType="end"/>
      </w:r>
    </w:p>
    <w:p w:rsidRPr="004B5DAE" w:rsidR="004B5DAE" w:rsidRDefault="004B5DAE" w14:paraId="1F749CAE" w14:textId="05295841">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14 - Camadas da arquitetura do serviço web</w:t>
      </w:r>
      <w:r w:rsidRPr="004B5DAE">
        <w:rPr>
          <w:b/>
          <w:bCs/>
          <w:noProof/>
        </w:rPr>
        <w:tab/>
      </w:r>
      <w:r w:rsidRPr="004B5DAE">
        <w:rPr>
          <w:b/>
          <w:bCs/>
          <w:noProof/>
        </w:rPr>
        <w:fldChar w:fldCharType="begin"/>
      </w:r>
      <w:r w:rsidRPr="004B5DAE">
        <w:rPr>
          <w:b/>
          <w:bCs/>
          <w:noProof/>
        </w:rPr>
        <w:instrText xml:space="preserve"> PAGEREF _Toc43239485 \h </w:instrText>
      </w:r>
      <w:r w:rsidRPr="004B5DAE">
        <w:rPr>
          <w:b/>
          <w:bCs/>
          <w:noProof/>
        </w:rPr>
      </w:r>
      <w:r w:rsidRPr="004B5DAE">
        <w:rPr>
          <w:b/>
          <w:bCs/>
          <w:noProof/>
        </w:rPr>
        <w:fldChar w:fldCharType="separate"/>
      </w:r>
      <w:r w:rsidR="009549CC">
        <w:rPr>
          <w:b/>
          <w:bCs/>
          <w:noProof/>
        </w:rPr>
        <w:t>56</w:t>
      </w:r>
      <w:r w:rsidRPr="004B5DAE">
        <w:rPr>
          <w:b/>
          <w:bCs/>
          <w:noProof/>
        </w:rPr>
        <w:fldChar w:fldCharType="end"/>
      </w:r>
    </w:p>
    <w:p w:rsidRPr="004B5DAE" w:rsidR="004B5DAE" w:rsidRDefault="004B5DAE" w14:paraId="57AB7DC6" w14:textId="053FC871">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15 - Divisão de camadas do aplicativo.</w:t>
      </w:r>
      <w:r w:rsidRPr="004B5DAE">
        <w:rPr>
          <w:b/>
          <w:bCs/>
          <w:noProof/>
        </w:rPr>
        <w:tab/>
      </w:r>
      <w:r w:rsidRPr="004B5DAE">
        <w:rPr>
          <w:b/>
          <w:bCs/>
          <w:noProof/>
        </w:rPr>
        <w:fldChar w:fldCharType="begin"/>
      </w:r>
      <w:r w:rsidRPr="004B5DAE">
        <w:rPr>
          <w:b/>
          <w:bCs/>
          <w:noProof/>
        </w:rPr>
        <w:instrText xml:space="preserve"> PAGEREF _Toc43239486 \h </w:instrText>
      </w:r>
      <w:r w:rsidRPr="004B5DAE">
        <w:rPr>
          <w:b/>
          <w:bCs/>
          <w:noProof/>
        </w:rPr>
      </w:r>
      <w:r w:rsidRPr="004B5DAE">
        <w:rPr>
          <w:b/>
          <w:bCs/>
          <w:noProof/>
        </w:rPr>
        <w:fldChar w:fldCharType="separate"/>
      </w:r>
      <w:r w:rsidR="009549CC">
        <w:rPr>
          <w:b/>
          <w:bCs/>
          <w:noProof/>
        </w:rPr>
        <w:t>57</w:t>
      </w:r>
      <w:r w:rsidRPr="004B5DAE">
        <w:rPr>
          <w:b/>
          <w:bCs/>
          <w:noProof/>
        </w:rPr>
        <w:fldChar w:fldCharType="end"/>
      </w:r>
    </w:p>
    <w:p w:rsidRPr="004B5DAE" w:rsidR="004B5DAE" w:rsidRDefault="004B5DAE" w14:paraId="69050878" w14:textId="48343425">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16 - Fluxo de entrada e autenticação no aplicativo.</w:t>
      </w:r>
      <w:r w:rsidRPr="004B5DAE">
        <w:rPr>
          <w:b/>
          <w:bCs/>
          <w:noProof/>
        </w:rPr>
        <w:tab/>
      </w:r>
      <w:r w:rsidRPr="004B5DAE">
        <w:rPr>
          <w:b/>
          <w:bCs/>
          <w:noProof/>
        </w:rPr>
        <w:fldChar w:fldCharType="begin"/>
      </w:r>
      <w:r w:rsidRPr="004B5DAE">
        <w:rPr>
          <w:b/>
          <w:bCs/>
          <w:noProof/>
        </w:rPr>
        <w:instrText xml:space="preserve"> PAGEREF _Toc43239487 \h </w:instrText>
      </w:r>
      <w:r w:rsidRPr="004B5DAE">
        <w:rPr>
          <w:b/>
          <w:bCs/>
          <w:noProof/>
        </w:rPr>
      </w:r>
      <w:r w:rsidRPr="004B5DAE">
        <w:rPr>
          <w:b/>
          <w:bCs/>
          <w:noProof/>
        </w:rPr>
        <w:fldChar w:fldCharType="separate"/>
      </w:r>
      <w:r w:rsidR="009549CC">
        <w:rPr>
          <w:b/>
          <w:bCs/>
          <w:noProof/>
        </w:rPr>
        <w:t>59</w:t>
      </w:r>
      <w:r w:rsidRPr="004B5DAE">
        <w:rPr>
          <w:b/>
          <w:bCs/>
          <w:noProof/>
        </w:rPr>
        <w:fldChar w:fldCharType="end"/>
      </w:r>
    </w:p>
    <w:p w:rsidRPr="004B5DAE" w:rsidR="004B5DAE" w:rsidRDefault="004B5DAE" w14:paraId="0122C0E2" w14:textId="3604FFB9">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17 - Quadro Kanban utilizado para a correção dos testes iniciais do aplicativo.</w:t>
      </w:r>
      <w:r w:rsidRPr="004B5DAE">
        <w:rPr>
          <w:b/>
          <w:bCs/>
          <w:noProof/>
        </w:rPr>
        <w:tab/>
      </w:r>
      <w:r w:rsidRPr="004B5DAE">
        <w:rPr>
          <w:b/>
          <w:bCs/>
          <w:noProof/>
        </w:rPr>
        <w:fldChar w:fldCharType="begin"/>
      </w:r>
      <w:r w:rsidRPr="004B5DAE">
        <w:rPr>
          <w:b/>
          <w:bCs/>
          <w:noProof/>
        </w:rPr>
        <w:instrText xml:space="preserve"> PAGEREF _Toc43239488 \h </w:instrText>
      </w:r>
      <w:r w:rsidRPr="004B5DAE">
        <w:rPr>
          <w:b/>
          <w:bCs/>
          <w:noProof/>
        </w:rPr>
      </w:r>
      <w:r w:rsidRPr="004B5DAE">
        <w:rPr>
          <w:b/>
          <w:bCs/>
          <w:noProof/>
        </w:rPr>
        <w:fldChar w:fldCharType="separate"/>
      </w:r>
      <w:r w:rsidR="009549CC">
        <w:rPr>
          <w:b/>
          <w:bCs/>
          <w:noProof/>
        </w:rPr>
        <w:t>65</w:t>
      </w:r>
      <w:r w:rsidRPr="004B5DAE">
        <w:rPr>
          <w:b/>
          <w:bCs/>
          <w:noProof/>
        </w:rPr>
        <w:fldChar w:fldCharType="end"/>
      </w:r>
    </w:p>
    <w:p w:rsidRPr="004B5DAE" w:rsidR="004B5DAE" w:rsidRDefault="004B5DAE" w14:paraId="2D4E570C" w14:textId="56DC1DEA">
      <w:pPr>
        <w:pStyle w:val="TableofFigures"/>
        <w:tabs>
          <w:tab w:val="right" w:leader="dot" w:pos="9064"/>
        </w:tabs>
        <w:rPr>
          <w:rFonts w:asciiTheme="minorHAnsi" w:hAnsiTheme="minorHAnsi" w:eastAsiaTheme="minorEastAsia"/>
          <w:b/>
          <w:bCs/>
          <w:noProof/>
          <w:sz w:val="22"/>
          <w:lang w:eastAsia="pt-BR"/>
        </w:rPr>
      </w:pPr>
      <w:r w:rsidRPr="004B5DAE">
        <w:rPr>
          <w:b/>
          <w:bCs/>
          <w:noProof/>
        </w:rPr>
        <w:t>Figura 18 - Avaliação dos stakeholders após os testes de usabilidade</w:t>
      </w:r>
      <w:r w:rsidRPr="004B5DAE">
        <w:rPr>
          <w:b/>
          <w:bCs/>
          <w:noProof/>
        </w:rPr>
        <w:tab/>
      </w:r>
      <w:r w:rsidRPr="004B5DAE">
        <w:rPr>
          <w:b/>
          <w:bCs/>
          <w:noProof/>
        </w:rPr>
        <w:fldChar w:fldCharType="begin"/>
      </w:r>
      <w:r w:rsidRPr="004B5DAE">
        <w:rPr>
          <w:b/>
          <w:bCs/>
          <w:noProof/>
        </w:rPr>
        <w:instrText xml:space="preserve"> PAGEREF _Toc43239489 \h </w:instrText>
      </w:r>
      <w:r w:rsidRPr="004B5DAE">
        <w:rPr>
          <w:b/>
          <w:bCs/>
          <w:noProof/>
        </w:rPr>
      </w:r>
      <w:r w:rsidRPr="004B5DAE">
        <w:rPr>
          <w:b/>
          <w:bCs/>
          <w:noProof/>
        </w:rPr>
        <w:fldChar w:fldCharType="separate"/>
      </w:r>
      <w:r w:rsidR="009549CC">
        <w:rPr>
          <w:b/>
          <w:bCs/>
          <w:noProof/>
        </w:rPr>
        <w:t>70</w:t>
      </w:r>
      <w:r w:rsidRPr="004B5DAE">
        <w:rPr>
          <w:b/>
          <w:bCs/>
          <w:noProof/>
        </w:rPr>
        <w:fldChar w:fldCharType="end"/>
      </w:r>
    </w:p>
    <w:p w:rsidRPr="004B5DAE" w:rsidR="0008628E" w:rsidRDefault="0008628E" w14:paraId="79323C1F" w14:textId="316E4300">
      <w:pPr>
        <w:tabs>
          <w:tab w:val="left" w:pos="1119"/>
        </w:tabs>
        <w:spacing w:line="240" w:lineRule="auto"/>
        <w:jc w:val="both"/>
        <w:rPr>
          <w:rFonts w:ascii="Times New Roman" w:hAnsi="Times New Roman" w:cs="Times New Roman"/>
          <w:b/>
          <w:bCs/>
          <w:sz w:val="24"/>
          <w:szCs w:val="24"/>
        </w:rPr>
      </w:pPr>
      <w:r w:rsidRPr="004B5DAE">
        <w:rPr>
          <w:rFonts w:ascii="Times New Roman" w:hAnsi="Times New Roman" w:cs="Times New Roman"/>
          <w:b/>
          <w:bCs/>
          <w:sz w:val="24"/>
          <w:szCs w:val="24"/>
          <w:lang w:val="en-US"/>
        </w:rPr>
        <w:fldChar w:fldCharType="end"/>
      </w:r>
    </w:p>
    <w:p w:rsidRPr="004B5DAE" w:rsidR="0008628E" w:rsidRDefault="0008628E" w14:paraId="1756FB7E" w14:textId="7EFAC1EC">
      <w:pPr>
        <w:tabs>
          <w:tab w:val="left" w:pos="1119"/>
        </w:tabs>
        <w:spacing w:line="240" w:lineRule="auto"/>
        <w:jc w:val="both"/>
        <w:rPr>
          <w:rFonts w:ascii="Times New Roman" w:hAnsi="Times New Roman" w:cs="Times New Roman"/>
          <w:b/>
          <w:bCs/>
          <w:sz w:val="24"/>
          <w:szCs w:val="24"/>
        </w:rPr>
      </w:pPr>
    </w:p>
    <w:p w:rsidRPr="004B5DAE" w:rsidR="0008628E" w:rsidRDefault="0008628E" w14:paraId="74EE80EE" w14:textId="7CD51096">
      <w:pPr>
        <w:tabs>
          <w:tab w:val="left" w:pos="1119"/>
        </w:tabs>
        <w:spacing w:line="240" w:lineRule="auto"/>
        <w:jc w:val="both"/>
        <w:rPr>
          <w:rFonts w:ascii="Times New Roman" w:hAnsi="Times New Roman" w:cs="Times New Roman"/>
          <w:b/>
          <w:bCs/>
          <w:sz w:val="24"/>
          <w:szCs w:val="24"/>
        </w:rPr>
      </w:pPr>
    </w:p>
    <w:p w:rsidRPr="004B5DAE" w:rsidR="0008628E" w:rsidRDefault="0008628E" w14:paraId="14EA3A83" w14:textId="78D37C58">
      <w:pPr>
        <w:tabs>
          <w:tab w:val="left" w:pos="1119"/>
        </w:tabs>
        <w:spacing w:line="240" w:lineRule="auto"/>
        <w:jc w:val="both"/>
        <w:rPr>
          <w:rFonts w:ascii="Times New Roman" w:hAnsi="Times New Roman" w:cs="Times New Roman"/>
          <w:b/>
          <w:bCs/>
          <w:sz w:val="24"/>
          <w:szCs w:val="24"/>
        </w:rPr>
      </w:pPr>
    </w:p>
    <w:p w:rsidRPr="004B5DAE" w:rsidR="0008628E" w:rsidRDefault="0008628E" w14:paraId="6456241E" w14:textId="57B47F52">
      <w:pPr>
        <w:tabs>
          <w:tab w:val="left" w:pos="1119"/>
        </w:tabs>
        <w:spacing w:line="240" w:lineRule="auto"/>
        <w:jc w:val="both"/>
        <w:rPr>
          <w:rFonts w:ascii="Times New Roman" w:hAnsi="Times New Roman" w:cs="Times New Roman"/>
          <w:b/>
          <w:bCs/>
          <w:sz w:val="24"/>
          <w:szCs w:val="24"/>
        </w:rPr>
      </w:pPr>
    </w:p>
    <w:p w:rsidRPr="004B5DAE" w:rsidR="0008628E" w:rsidRDefault="0008628E" w14:paraId="42854042" w14:textId="0CFF0B28">
      <w:pPr>
        <w:tabs>
          <w:tab w:val="left" w:pos="1119"/>
        </w:tabs>
        <w:spacing w:line="240" w:lineRule="auto"/>
        <w:jc w:val="both"/>
        <w:rPr>
          <w:rFonts w:ascii="Times New Roman" w:hAnsi="Times New Roman" w:cs="Times New Roman"/>
          <w:b/>
          <w:bCs/>
          <w:sz w:val="24"/>
          <w:szCs w:val="24"/>
        </w:rPr>
      </w:pPr>
    </w:p>
    <w:p w:rsidRPr="004B5DAE" w:rsidR="0008628E" w:rsidRDefault="0008628E" w14:paraId="2F5BB594" w14:textId="6C51C382">
      <w:pPr>
        <w:tabs>
          <w:tab w:val="left" w:pos="1119"/>
        </w:tabs>
        <w:spacing w:line="240" w:lineRule="auto"/>
        <w:jc w:val="both"/>
        <w:rPr>
          <w:b/>
          <w:bCs/>
        </w:rPr>
      </w:pPr>
    </w:p>
    <w:p w:rsidRPr="0008628E" w:rsidR="0008628E" w:rsidRDefault="0008628E" w14:paraId="17C63CC7" w14:textId="2B165D29">
      <w:pPr>
        <w:tabs>
          <w:tab w:val="left" w:pos="1119"/>
        </w:tabs>
        <w:spacing w:line="240" w:lineRule="auto"/>
        <w:jc w:val="both"/>
      </w:pPr>
    </w:p>
    <w:p w:rsidRPr="0008628E" w:rsidR="0008628E" w:rsidRDefault="0008628E" w14:paraId="1400B095" w14:textId="798310ED">
      <w:pPr>
        <w:tabs>
          <w:tab w:val="left" w:pos="1119"/>
        </w:tabs>
        <w:spacing w:line="240" w:lineRule="auto"/>
        <w:jc w:val="both"/>
      </w:pPr>
    </w:p>
    <w:p w:rsidRPr="0008628E" w:rsidR="0008628E" w:rsidRDefault="0008628E" w14:paraId="342D5B45" w14:textId="4B13339E">
      <w:pPr>
        <w:tabs>
          <w:tab w:val="left" w:pos="1119"/>
        </w:tabs>
        <w:spacing w:line="240" w:lineRule="auto"/>
        <w:jc w:val="both"/>
      </w:pPr>
    </w:p>
    <w:p w:rsidRPr="0008628E" w:rsidR="0008628E" w:rsidRDefault="0008628E" w14:paraId="3AB00E2A" w14:textId="0F1C2BF7">
      <w:pPr>
        <w:tabs>
          <w:tab w:val="left" w:pos="1119"/>
        </w:tabs>
        <w:spacing w:line="240" w:lineRule="auto"/>
        <w:jc w:val="both"/>
      </w:pPr>
    </w:p>
    <w:p w:rsidRPr="0008628E" w:rsidR="0008628E" w:rsidRDefault="0008628E" w14:paraId="46CF59E1" w14:textId="1BB7DA97">
      <w:pPr>
        <w:tabs>
          <w:tab w:val="left" w:pos="1119"/>
        </w:tabs>
        <w:spacing w:line="240" w:lineRule="auto"/>
        <w:jc w:val="both"/>
      </w:pPr>
    </w:p>
    <w:p w:rsidR="0008628E" w:rsidRDefault="0008628E" w14:paraId="7749A220" w14:textId="45550174">
      <w:pPr>
        <w:tabs>
          <w:tab w:val="left" w:pos="1119"/>
        </w:tabs>
        <w:spacing w:line="240" w:lineRule="auto"/>
        <w:jc w:val="both"/>
      </w:pPr>
    </w:p>
    <w:p w:rsidR="00531514" w:rsidRDefault="00531514" w14:paraId="6925A6B0" w14:textId="497F7F93">
      <w:pPr>
        <w:tabs>
          <w:tab w:val="left" w:pos="1119"/>
        </w:tabs>
        <w:spacing w:line="240" w:lineRule="auto"/>
        <w:jc w:val="both"/>
      </w:pPr>
    </w:p>
    <w:p w:rsidR="00531514" w:rsidRDefault="00531514" w14:paraId="3B4E11BB" w14:textId="3D0AF8EB">
      <w:pPr>
        <w:tabs>
          <w:tab w:val="left" w:pos="1119"/>
        </w:tabs>
        <w:spacing w:line="240" w:lineRule="auto"/>
        <w:jc w:val="both"/>
      </w:pPr>
    </w:p>
    <w:p w:rsidR="00531514" w:rsidRDefault="00531514" w14:paraId="68FC1BDF" w14:textId="2AC62550">
      <w:pPr>
        <w:tabs>
          <w:tab w:val="left" w:pos="1119"/>
        </w:tabs>
        <w:spacing w:line="240" w:lineRule="auto"/>
        <w:jc w:val="both"/>
      </w:pPr>
    </w:p>
    <w:p w:rsidR="00531514" w:rsidRDefault="00531514" w14:paraId="0E9225BD" w14:textId="19CD7151">
      <w:pPr>
        <w:tabs>
          <w:tab w:val="left" w:pos="1119"/>
        </w:tabs>
        <w:spacing w:line="240" w:lineRule="auto"/>
        <w:jc w:val="both"/>
      </w:pPr>
    </w:p>
    <w:p w:rsidR="00EE144A" w:rsidRDefault="00EE144A" w14:paraId="7981028B" w14:textId="654B91B2">
      <w:pPr>
        <w:tabs>
          <w:tab w:val="left" w:pos="1119"/>
        </w:tabs>
        <w:spacing w:line="240" w:lineRule="auto"/>
        <w:jc w:val="both"/>
      </w:pPr>
    </w:p>
    <w:p w:rsidR="00EE144A" w:rsidRDefault="00EE144A" w14:paraId="1F21359A" w14:textId="581229EA">
      <w:pPr>
        <w:tabs>
          <w:tab w:val="left" w:pos="1119"/>
        </w:tabs>
        <w:spacing w:line="240" w:lineRule="auto"/>
        <w:jc w:val="both"/>
      </w:pPr>
    </w:p>
    <w:p w:rsidR="00EE144A" w:rsidRDefault="00EE144A" w14:paraId="4BDECF19" w14:textId="3DBBCACC">
      <w:pPr>
        <w:tabs>
          <w:tab w:val="left" w:pos="1119"/>
        </w:tabs>
        <w:spacing w:line="240" w:lineRule="auto"/>
        <w:jc w:val="both"/>
      </w:pPr>
    </w:p>
    <w:p w:rsidR="00EE144A" w:rsidRDefault="00EE144A" w14:paraId="685FD058" w14:textId="3EC8B0D0">
      <w:pPr>
        <w:tabs>
          <w:tab w:val="left" w:pos="1119"/>
        </w:tabs>
        <w:spacing w:line="240" w:lineRule="auto"/>
        <w:jc w:val="both"/>
      </w:pPr>
    </w:p>
    <w:p w:rsidR="00EE144A" w:rsidRDefault="00EE144A" w14:paraId="3433E42B" w14:textId="45C51FD6">
      <w:pPr>
        <w:tabs>
          <w:tab w:val="left" w:pos="1119"/>
        </w:tabs>
        <w:spacing w:line="240" w:lineRule="auto"/>
        <w:jc w:val="both"/>
      </w:pPr>
    </w:p>
    <w:p w:rsidR="00EE144A" w:rsidP="00EE144A" w:rsidRDefault="00EE144A" w14:paraId="001F8CDB" w14:textId="3346F17C">
      <w:pPr>
        <w:widowControl w:val="0"/>
        <w:suppressAutoHyphens/>
        <w:spacing w:line="240" w:lineRule="auto"/>
        <w:ind w:right="284"/>
        <w:jc w:val="center"/>
        <w:rPr>
          <w:rFonts w:cs="Times New Roman"/>
          <w:b/>
          <w:sz w:val="32"/>
          <w:szCs w:val="32"/>
        </w:rPr>
      </w:pPr>
      <w:r w:rsidRPr="00107286">
        <w:rPr>
          <w:rFonts w:cs="Times New Roman"/>
          <w:b/>
          <w:sz w:val="32"/>
          <w:szCs w:val="32"/>
        </w:rPr>
        <w:lastRenderedPageBreak/>
        <w:t xml:space="preserve">LISTA DE </w:t>
      </w:r>
      <w:r>
        <w:rPr>
          <w:rFonts w:cs="Times New Roman"/>
          <w:b/>
          <w:sz w:val="32"/>
          <w:szCs w:val="32"/>
        </w:rPr>
        <w:t>ILUSTRAÇÕES</w:t>
      </w:r>
    </w:p>
    <w:p w:rsidRPr="00BF4BA7" w:rsidR="00EE144A" w:rsidP="00EE144A" w:rsidRDefault="00EE144A" w14:paraId="43AAE422" w14:textId="77777777">
      <w:pPr>
        <w:widowControl w:val="0"/>
        <w:suppressAutoHyphens/>
        <w:spacing w:line="240" w:lineRule="auto"/>
        <w:ind w:right="284"/>
        <w:jc w:val="center"/>
        <w:rPr>
          <w:rFonts w:cs="Times New Roman"/>
          <w:b/>
          <w:sz w:val="32"/>
          <w:szCs w:val="32"/>
        </w:rPr>
      </w:pPr>
    </w:p>
    <w:p w:rsidRPr="004B5DAE" w:rsidR="004B5DAE" w:rsidRDefault="00EE144A" w14:paraId="232CB88A" w14:textId="7F2CC06D">
      <w:pPr>
        <w:pStyle w:val="TableofFigures"/>
        <w:tabs>
          <w:tab w:val="right" w:leader="dot" w:pos="9064"/>
        </w:tabs>
        <w:rPr>
          <w:rFonts w:asciiTheme="minorHAnsi" w:hAnsiTheme="minorHAnsi" w:eastAsiaTheme="minorEastAsia"/>
          <w:b/>
          <w:noProof/>
          <w:sz w:val="22"/>
          <w:lang w:eastAsia="pt-BR"/>
        </w:rPr>
      </w:pPr>
      <w:r w:rsidRPr="004B5DAE">
        <w:rPr>
          <w:rFonts w:cs="Times New Roman"/>
          <w:b/>
          <w:szCs w:val="24"/>
        </w:rPr>
        <w:fldChar w:fldCharType="begin"/>
      </w:r>
      <w:r w:rsidRPr="004B5DAE">
        <w:rPr>
          <w:rFonts w:cs="Times New Roman"/>
          <w:b/>
          <w:szCs w:val="24"/>
        </w:rPr>
        <w:instrText xml:space="preserve"> TOC \c "Ilustração" </w:instrText>
      </w:r>
      <w:r w:rsidRPr="004B5DAE">
        <w:rPr>
          <w:rFonts w:cs="Times New Roman"/>
          <w:b/>
          <w:szCs w:val="24"/>
        </w:rPr>
        <w:fldChar w:fldCharType="separate"/>
      </w:r>
      <w:r w:rsidRPr="004B5DAE" w:rsidR="004B5DAE">
        <w:rPr>
          <w:b/>
          <w:noProof/>
        </w:rPr>
        <w:t>Ilustração 1 - Componentes da ferramenta Canvas</w:t>
      </w:r>
      <w:r w:rsidRPr="004B5DAE" w:rsidR="004B5DAE">
        <w:rPr>
          <w:b/>
          <w:noProof/>
        </w:rPr>
        <w:tab/>
      </w:r>
      <w:r w:rsidRPr="004B5DAE" w:rsidR="004B5DAE">
        <w:rPr>
          <w:b/>
          <w:noProof/>
        </w:rPr>
        <w:fldChar w:fldCharType="begin"/>
      </w:r>
      <w:r w:rsidRPr="004B5DAE" w:rsidR="004B5DAE">
        <w:rPr>
          <w:b/>
          <w:noProof/>
        </w:rPr>
        <w:instrText xml:space="preserve"> PAGEREF _Toc43239470 \h </w:instrText>
      </w:r>
      <w:r w:rsidRPr="004B5DAE" w:rsidR="004B5DAE">
        <w:rPr>
          <w:b/>
          <w:noProof/>
        </w:rPr>
      </w:r>
      <w:r w:rsidRPr="004B5DAE" w:rsidR="004B5DAE">
        <w:rPr>
          <w:b/>
          <w:noProof/>
        </w:rPr>
        <w:fldChar w:fldCharType="separate"/>
      </w:r>
      <w:r w:rsidR="009549CC">
        <w:rPr>
          <w:b/>
          <w:noProof/>
        </w:rPr>
        <w:t>42</w:t>
      </w:r>
      <w:r w:rsidRPr="004B5DAE" w:rsidR="004B5DAE">
        <w:rPr>
          <w:b/>
          <w:noProof/>
        </w:rPr>
        <w:fldChar w:fldCharType="end"/>
      </w:r>
    </w:p>
    <w:p w:rsidRPr="004B5DAE" w:rsidR="004B5DAE" w:rsidRDefault="004B5DAE" w14:paraId="05B03B09" w14:textId="70886B7E">
      <w:pPr>
        <w:pStyle w:val="TableofFigures"/>
        <w:tabs>
          <w:tab w:val="right" w:leader="dot" w:pos="9064"/>
        </w:tabs>
        <w:rPr>
          <w:rFonts w:asciiTheme="minorHAnsi" w:hAnsiTheme="minorHAnsi" w:eastAsiaTheme="minorEastAsia"/>
          <w:b/>
          <w:noProof/>
          <w:sz w:val="22"/>
          <w:lang w:eastAsia="pt-BR"/>
        </w:rPr>
      </w:pPr>
      <w:r w:rsidRPr="004B5DAE">
        <w:rPr>
          <w:b/>
          <w:noProof/>
        </w:rPr>
        <w:t>Ilustração 2 - Modelo de negócio Canvas</w:t>
      </w:r>
      <w:r w:rsidRPr="004B5DAE">
        <w:rPr>
          <w:b/>
          <w:noProof/>
        </w:rPr>
        <w:tab/>
      </w:r>
      <w:r w:rsidRPr="004B5DAE">
        <w:rPr>
          <w:b/>
          <w:noProof/>
        </w:rPr>
        <w:fldChar w:fldCharType="begin"/>
      </w:r>
      <w:r w:rsidRPr="004B5DAE">
        <w:rPr>
          <w:b/>
          <w:noProof/>
        </w:rPr>
        <w:instrText xml:space="preserve"> PAGEREF _Toc43239471 \h </w:instrText>
      </w:r>
      <w:r w:rsidRPr="004B5DAE">
        <w:rPr>
          <w:b/>
          <w:noProof/>
        </w:rPr>
      </w:r>
      <w:r w:rsidRPr="004B5DAE">
        <w:rPr>
          <w:b/>
          <w:noProof/>
        </w:rPr>
        <w:fldChar w:fldCharType="separate"/>
      </w:r>
      <w:r w:rsidR="009549CC">
        <w:rPr>
          <w:b/>
          <w:noProof/>
        </w:rPr>
        <w:t>43</w:t>
      </w:r>
      <w:r w:rsidRPr="004B5DAE">
        <w:rPr>
          <w:b/>
          <w:noProof/>
        </w:rPr>
        <w:fldChar w:fldCharType="end"/>
      </w:r>
    </w:p>
    <w:p w:rsidRPr="00107286" w:rsidR="00EE144A" w:rsidP="00EE144A" w:rsidRDefault="00EE144A" w14:paraId="20F94931" w14:textId="54D584E3">
      <w:pPr>
        <w:widowControl w:val="0"/>
        <w:suppressAutoHyphens/>
        <w:spacing w:line="240" w:lineRule="auto"/>
        <w:ind w:right="284"/>
        <w:jc w:val="center"/>
        <w:rPr>
          <w:rFonts w:cs="Times New Roman"/>
          <w:b/>
          <w:sz w:val="32"/>
          <w:szCs w:val="32"/>
        </w:rPr>
      </w:pPr>
      <w:r w:rsidRPr="004B5DAE">
        <w:rPr>
          <w:rFonts w:ascii="Times New Roman" w:hAnsi="Times New Roman" w:cs="Times New Roman"/>
          <w:b/>
          <w:sz w:val="24"/>
          <w:szCs w:val="24"/>
        </w:rPr>
        <w:fldChar w:fldCharType="end"/>
      </w:r>
    </w:p>
    <w:p w:rsidR="00531514" w:rsidRDefault="00531514" w14:paraId="00B0EE1B" w14:textId="1EAB3EA7">
      <w:pPr>
        <w:tabs>
          <w:tab w:val="left" w:pos="1119"/>
        </w:tabs>
        <w:spacing w:line="240" w:lineRule="auto"/>
        <w:jc w:val="both"/>
      </w:pPr>
    </w:p>
    <w:p w:rsidR="00531514" w:rsidRDefault="00531514" w14:paraId="2A8F5307" w14:textId="4339BFD6">
      <w:pPr>
        <w:tabs>
          <w:tab w:val="left" w:pos="1119"/>
        </w:tabs>
        <w:spacing w:line="240" w:lineRule="auto"/>
        <w:jc w:val="both"/>
      </w:pPr>
    </w:p>
    <w:p w:rsidR="004A0FDD" w:rsidRDefault="004A0FDD" w14:paraId="19815687" w14:textId="11E12E18">
      <w:pPr>
        <w:tabs>
          <w:tab w:val="left" w:pos="1119"/>
        </w:tabs>
        <w:spacing w:line="240" w:lineRule="auto"/>
        <w:jc w:val="both"/>
      </w:pPr>
    </w:p>
    <w:p w:rsidR="004A0FDD" w:rsidRDefault="004A0FDD" w14:paraId="06B21947" w14:textId="79806200">
      <w:pPr>
        <w:tabs>
          <w:tab w:val="left" w:pos="1119"/>
        </w:tabs>
        <w:spacing w:line="240" w:lineRule="auto"/>
        <w:jc w:val="both"/>
      </w:pPr>
    </w:p>
    <w:p w:rsidR="004A0FDD" w:rsidRDefault="004A0FDD" w14:paraId="4D3C9675" w14:textId="2864D51B">
      <w:pPr>
        <w:tabs>
          <w:tab w:val="left" w:pos="1119"/>
        </w:tabs>
        <w:spacing w:line="240" w:lineRule="auto"/>
        <w:jc w:val="both"/>
      </w:pPr>
    </w:p>
    <w:p w:rsidR="004A0FDD" w:rsidRDefault="004A0FDD" w14:paraId="3F50350A" w14:textId="030F9E5F">
      <w:pPr>
        <w:tabs>
          <w:tab w:val="left" w:pos="1119"/>
        </w:tabs>
        <w:spacing w:line="240" w:lineRule="auto"/>
        <w:jc w:val="both"/>
      </w:pPr>
    </w:p>
    <w:p w:rsidR="004A0FDD" w:rsidRDefault="004A0FDD" w14:paraId="093B5EE8" w14:textId="45B4AD32">
      <w:pPr>
        <w:tabs>
          <w:tab w:val="left" w:pos="1119"/>
        </w:tabs>
        <w:spacing w:line="240" w:lineRule="auto"/>
        <w:jc w:val="both"/>
      </w:pPr>
    </w:p>
    <w:p w:rsidR="004A0FDD" w:rsidRDefault="004A0FDD" w14:paraId="3F652980" w14:textId="26F5F5F5">
      <w:pPr>
        <w:tabs>
          <w:tab w:val="left" w:pos="1119"/>
        </w:tabs>
        <w:spacing w:line="240" w:lineRule="auto"/>
        <w:jc w:val="both"/>
      </w:pPr>
    </w:p>
    <w:p w:rsidR="004A0FDD" w:rsidRDefault="004A0FDD" w14:paraId="44E98568" w14:textId="4DAFB29C">
      <w:pPr>
        <w:tabs>
          <w:tab w:val="left" w:pos="1119"/>
        </w:tabs>
        <w:spacing w:line="240" w:lineRule="auto"/>
        <w:jc w:val="both"/>
      </w:pPr>
    </w:p>
    <w:p w:rsidR="004A0FDD" w:rsidRDefault="004A0FDD" w14:paraId="6863DD9E" w14:textId="5A39D329">
      <w:pPr>
        <w:tabs>
          <w:tab w:val="left" w:pos="1119"/>
        </w:tabs>
        <w:spacing w:line="240" w:lineRule="auto"/>
        <w:jc w:val="both"/>
      </w:pPr>
    </w:p>
    <w:p w:rsidR="004A0FDD" w:rsidRDefault="004A0FDD" w14:paraId="7766A0C9" w14:textId="37333781">
      <w:pPr>
        <w:tabs>
          <w:tab w:val="left" w:pos="1119"/>
        </w:tabs>
        <w:spacing w:line="240" w:lineRule="auto"/>
        <w:jc w:val="both"/>
      </w:pPr>
    </w:p>
    <w:p w:rsidR="004A0FDD" w:rsidRDefault="004A0FDD" w14:paraId="42E52CB3" w14:textId="6CF0AAE3">
      <w:pPr>
        <w:tabs>
          <w:tab w:val="left" w:pos="1119"/>
        </w:tabs>
        <w:spacing w:line="240" w:lineRule="auto"/>
        <w:jc w:val="both"/>
      </w:pPr>
    </w:p>
    <w:p w:rsidR="004A0FDD" w:rsidRDefault="004A0FDD" w14:paraId="67D8BAD4" w14:textId="0084344E">
      <w:pPr>
        <w:tabs>
          <w:tab w:val="left" w:pos="1119"/>
        </w:tabs>
        <w:spacing w:line="240" w:lineRule="auto"/>
        <w:jc w:val="both"/>
      </w:pPr>
    </w:p>
    <w:p w:rsidR="004A0FDD" w:rsidRDefault="004A0FDD" w14:paraId="6AD74D47" w14:textId="60BC9ECB">
      <w:pPr>
        <w:tabs>
          <w:tab w:val="left" w:pos="1119"/>
        </w:tabs>
        <w:spacing w:line="240" w:lineRule="auto"/>
        <w:jc w:val="both"/>
      </w:pPr>
    </w:p>
    <w:p w:rsidR="004A0FDD" w:rsidRDefault="004A0FDD" w14:paraId="3F24BCD2" w14:textId="7F6C8D6A">
      <w:pPr>
        <w:tabs>
          <w:tab w:val="left" w:pos="1119"/>
        </w:tabs>
        <w:spacing w:line="240" w:lineRule="auto"/>
        <w:jc w:val="both"/>
      </w:pPr>
    </w:p>
    <w:p w:rsidR="004A0FDD" w:rsidRDefault="004A0FDD" w14:paraId="027A2681" w14:textId="2323D43E">
      <w:pPr>
        <w:tabs>
          <w:tab w:val="left" w:pos="1119"/>
        </w:tabs>
        <w:spacing w:line="240" w:lineRule="auto"/>
        <w:jc w:val="both"/>
      </w:pPr>
    </w:p>
    <w:p w:rsidR="004A0FDD" w:rsidRDefault="004A0FDD" w14:paraId="30921CE7" w14:textId="706B943F">
      <w:pPr>
        <w:tabs>
          <w:tab w:val="left" w:pos="1119"/>
        </w:tabs>
        <w:spacing w:line="240" w:lineRule="auto"/>
        <w:jc w:val="both"/>
      </w:pPr>
    </w:p>
    <w:p w:rsidR="004A0FDD" w:rsidRDefault="004A0FDD" w14:paraId="6A2315EB" w14:textId="5F0CBAE6">
      <w:pPr>
        <w:tabs>
          <w:tab w:val="left" w:pos="1119"/>
        </w:tabs>
        <w:spacing w:line="240" w:lineRule="auto"/>
        <w:jc w:val="both"/>
      </w:pPr>
    </w:p>
    <w:p w:rsidR="004A0FDD" w:rsidRDefault="004A0FDD" w14:paraId="066B044B" w14:textId="52905297">
      <w:pPr>
        <w:tabs>
          <w:tab w:val="left" w:pos="1119"/>
        </w:tabs>
        <w:spacing w:line="240" w:lineRule="auto"/>
        <w:jc w:val="both"/>
      </w:pPr>
    </w:p>
    <w:p w:rsidR="004A0FDD" w:rsidRDefault="004A0FDD" w14:paraId="05BD3E2E" w14:textId="48071D96">
      <w:pPr>
        <w:tabs>
          <w:tab w:val="left" w:pos="1119"/>
        </w:tabs>
        <w:spacing w:line="240" w:lineRule="auto"/>
        <w:jc w:val="both"/>
      </w:pPr>
    </w:p>
    <w:p w:rsidR="004A0FDD" w:rsidRDefault="004A0FDD" w14:paraId="5406EA25" w14:textId="28516170">
      <w:pPr>
        <w:tabs>
          <w:tab w:val="left" w:pos="1119"/>
        </w:tabs>
        <w:spacing w:line="240" w:lineRule="auto"/>
        <w:jc w:val="both"/>
      </w:pPr>
    </w:p>
    <w:p w:rsidR="004A0FDD" w:rsidRDefault="004A0FDD" w14:paraId="5513D0EA" w14:textId="744288EE">
      <w:pPr>
        <w:tabs>
          <w:tab w:val="left" w:pos="1119"/>
        </w:tabs>
        <w:spacing w:line="240" w:lineRule="auto"/>
        <w:jc w:val="both"/>
      </w:pPr>
    </w:p>
    <w:p w:rsidR="004A0FDD" w:rsidRDefault="004A0FDD" w14:paraId="378C1031" w14:textId="1355F9DA">
      <w:pPr>
        <w:tabs>
          <w:tab w:val="left" w:pos="1119"/>
        </w:tabs>
        <w:spacing w:line="240" w:lineRule="auto"/>
        <w:jc w:val="both"/>
      </w:pPr>
    </w:p>
    <w:p w:rsidR="004A0FDD" w:rsidRDefault="004A0FDD" w14:paraId="645ECFB3" w14:textId="2452E603">
      <w:pPr>
        <w:tabs>
          <w:tab w:val="left" w:pos="1119"/>
        </w:tabs>
        <w:spacing w:line="240" w:lineRule="auto"/>
        <w:jc w:val="both"/>
      </w:pPr>
    </w:p>
    <w:p w:rsidR="004A0FDD" w:rsidRDefault="004A0FDD" w14:paraId="1B4ECEB8" w14:textId="395D2337">
      <w:pPr>
        <w:tabs>
          <w:tab w:val="left" w:pos="1119"/>
        </w:tabs>
        <w:spacing w:line="240" w:lineRule="auto"/>
        <w:jc w:val="both"/>
      </w:pPr>
    </w:p>
    <w:p w:rsidR="004A0FDD" w:rsidRDefault="004A0FDD" w14:paraId="451CBB90" w14:textId="7A546132">
      <w:pPr>
        <w:tabs>
          <w:tab w:val="left" w:pos="1119"/>
        </w:tabs>
        <w:spacing w:line="240" w:lineRule="auto"/>
        <w:jc w:val="both"/>
      </w:pPr>
    </w:p>
    <w:p w:rsidR="004A0FDD" w:rsidRDefault="004A0FDD" w14:paraId="1221ABDC" w14:textId="30CAD198">
      <w:pPr>
        <w:tabs>
          <w:tab w:val="left" w:pos="1119"/>
        </w:tabs>
        <w:spacing w:line="240" w:lineRule="auto"/>
        <w:jc w:val="both"/>
      </w:pPr>
    </w:p>
    <w:p w:rsidR="004A0FDD" w:rsidRDefault="004A0FDD" w14:paraId="6FD7704F" w14:textId="36FC7A77">
      <w:pPr>
        <w:tabs>
          <w:tab w:val="left" w:pos="1119"/>
        </w:tabs>
        <w:spacing w:line="240" w:lineRule="auto"/>
        <w:jc w:val="both"/>
      </w:pPr>
    </w:p>
    <w:p w:rsidR="004A0FDD" w:rsidRDefault="004A0FDD" w14:paraId="0EF2F323" w14:textId="19663945">
      <w:pPr>
        <w:tabs>
          <w:tab w:val="left" w:pos="1119"/>
        </w:tabs>
        <w:spacing w:line="240" w:lineRule="auto"/>
        <w:jc w:val="both"/>
      </w:pPr>
    </w:p>
    <w:p w:rsidR="004A0FDD" w:rsidRDefault="004A0FDD" w14:paraId="01AFBE59" w14:textId="4E260B3D">
      <w:pPr>
        <w:tabs>
          <w:tab w:val="left" w:pos="1119"/>
        </w:tabs>
        <w:spacing w:line="240" w:lineRule="auto"/>
        <w:jc w:val="both"/>
      </w:pPr>
    </w:p>
    <w:p w:rsidR="004A0FDD" w:rsidRDefault="004A0FDD" w14:paraId="2489F1C4" w14:textId="5B0CA513">
      <w:pPr>
        <w:tabs>
          <w:tab w:val="left" w:pos="1119"/>
        </w:tabs>
        <w:spacing w:line="240" w:lineRule="auto"/>
        <w:jc w:val="both"/>
      </w:pPr>
    </w:p>
    <w:p w:rsidR="004A0FDD" w:rsidRDefault="004A0FDD" w14:paraId="0F259E93" w14:textId="31412A9F">
      <w:pPr>
        <w:tabs>
          <w:tab w:val="left" w:pos="1119"/>
        </w:tabs>
        <w:spacing w:line="240" w:lineRule="auto"/>
        <w:jc w:val="both"/>
      </w:pPr>
    </w:p>
    <w:p w:rsidR="004A0FDD" w:rsidRDefault="004A0FDD" w14:paraId="2C0CD899" w14:textId="03DE4053">
      <w:pPr>
        <w:tabs>
          <w:tab w:val="left" w:pos="1119"/>
        </w:tabs>
        <w:spacing w:line="240" w:lineRule="auto"/>
        <w:jc w:val="both"/>
      </w:pPr>
    </w:p>
    <w:p w:rsidR="004A0FDD" w:rsidRDefault="004A0FDD" w14:paraId="0056625C" w14:textId="0D080B5D">
      <w:pPr>
        <w:tabs>
          <w:tab w:val="left" w:pos="1119"/>
        </w:tabs>
        <w:spacing w:line="240" w:lineRule="auto"/>
        <w:jc w:val="both"/>
      </w:pPr>
    </w:p>
    <w:p w:rsidR="004A0FDD" w:rsidRDefault="004A0FDD" w14:paraId="08A89B26" w14:textId="4754B0AD">
      <w:pPr>
        <w:tabs>
          <w:tab w:val="left" w:pos="1119"/>
        </w:tabs>
        <w:spacing w:line="240" w:lineRule="auto"/>
        <w:jc w:val="both"/>
      </w:pPr>
    </w:p>
    <w:p w:rsidR="004A0FDD" w:rsidRDefault="004A0FDD" w14:paraId="170AAA0E" w14:textId="0F2A996E">
      <w:pPr>
        <w:tabs>
          <w:tab w:val="left" w:pos="1119"/>
        </w:tabs>
        <w:spacing w:line="240" w:lineRule="auto"/>
        <w:jc w:val="both"/>
      </w:pPr>
    </w:p>
    <w:p w:rsidR="004A0FDD" w:rsidRDefault="004A0FDD" w14:paraId="704CC93B" w14:textId="4CD0C615">
      <w:pPr>
        <w:tabs>
          <w:tab w:val="left" w:pos="1119"/>
        </w:tabs>
        <w:spacing w:line="240" w:lineRule="auto"/>
        <w:jc w:val="both"/>
      </w:pPr>
    </w:p>
    <w:p w:rsidR="004A0FDD" w:rsidRDefault="004A0FDD" w14:paraId="004BF1F8" w14:textId="7C8E5E81">
      <w:pPr>
        <w:tabs>
          <w:tab w:val="left" w:pos="1119"/>
        </w:tabs>
        <w:spacing w:line="240" w:lineRule="auto"/>
        <w:jc w:val="both"/>
      </w:pPr>
    </w:p>
    <w:p w:rsidR="004A0FDD" w:rsidRDefault="004A0FDD" w14:paraId="7CCC6988" w14:textId="48F97992">
      <w:pPr>
        <w:tabs>
          <w:tab w:val="left" w:pos="1119"/>
        </w:tabs>
        <w:spacing w:line="240" w:lineRule="auto"/>
        <w:jc w:val="both"/>
      </w:pPr>
    </w:p>
    <w:p w:rsidR="004A0FDD" w:rsidRDefault="004A0FDD" w14:paraId="25B9B6EC" w14:textId="77777777">
      <w:pPr>
        <w:tabs>
          <w:tab w:val="left" w:pos="1119"/>
        </w:tabs>
        <w:spacing w:line="240" w:lineRule="auto"/>
        <w:jc w:val="both"/>
      </w:pPr>
    </w:p>
    <w:p w:rsidR="00531514" w:rsidRDefault="00531514" w14:paraId="264DB386" w14:textId="0DECD5AD">
      <w:pPr>
        <w:tabs>
          <w:tab w:val="left" w:pos="1119"/>
        </w:tabs>
        <w:spacing w:line="240" w:lineRule="auto"/>
        <w:jc w:val="both"/>
      </w:pPr>
    </w:p>
    <w:p w:rsidR="00531514" w:rsidRDefault="00531514" w14:paraId="51CE17F3" w14:textId="6A79B7C4">
      <w:pPr>
        <w:tabs>
          <w:tab w:val="left" w:pos="1119"/>
        </w:tabs>
        <w:spacing w:line="240" w:lineRule="auto"/>
        <w:jc w:val="both"/>
      </w:pPr>
    </w:p>
    <w:p w:rsidR="00531514" w:rsidRDefault="00531514" w14:paraId="5A8BC905" w14:textId="561F7735">
      <w:pPr>
        <w:tabs>
          <w:tab w:val="left" w:pos="1119"/>
        </w:tabs>
        <w:spacing w:line="240" w:lineRule="auto"/>
        <w:jc w:val="both"/>
      </w:pPr>
    </w:p>
    <w:p w:rsidR="00D77D68" w:rsidRDefault="00D77D68" w14:paraId="102D0C3E" w14:textId="2B3B4DCA">
      <w:pPr>
        <w:tabs>
          <w:tab w:val="left" w:pos="1119"/>
        </w:tabs>
        <w:spacing w:line="240" w:lineRule="auto"/>
        <w:jc w:val="both"/>
      </w:pPr>
    </w:p>
    <w:p w:rsidR="00D77D68" w:rsidRDefault="00D77D68" w14:paraId="1D23F8C1" w14:textId="080ACAB3">
      <w:pPr>
        <w:tabs>
          <w:tab w:val="left" w:pos="1119"/>
        </w:tabs>
        <w:spacing w:line="240" w:lineRule="auto"/>
        <w:jc w:val="both"/>
      </w:pPr>
    </w:p>
    <w:p w:rsidR="00D77D68" w:rsidRDefault="00D77D68" w14:paraId="210EEC8D" w14:textId="5495A78D">
      <w:pPr>
        <w:tabs>
          <w:tab w:val="left" w:pos="1119"/>
        </w:tabs>
        <w:spacing w:line="240" w:lineRule="auto"/>
        <w:jc w:val="both"/>
      </w:pPr>
    </w:p>
    <w:p w:rsidR="00D77D68" w:rsidRDefault="00D77D68" w14:paraId="0C49AD42" w14:textId="01887913">
      <w:pPr>
        <w:tabs>
          <w:tab w:val="left" w:pos="1119"/>
        </w:tabs>
        <w:spacing w:line="240" w:lineRule="auto"/>
        <w:jc w:val="both"/>
      </w:pPr>
    </w:p>
    <w:p w:rsidRPr="002A05F6" w:rsidR="00D77D68" w:rsidP="00D77D68" w:rsidRDefault="00D77D68" w14:paraId="3A67E1AB" w14:textId="47E7D332">
      <w:pPr>
        <w:widowControl w:val="0"/>
        <w:suppressAutoHyphens/>
        <w:spacing w:line="240" w:lineRule="auto"/>
        <w:ind w:right="284"/>
        <w:jc w:val="center"/>
        <w:rPr>
          <w:rFonts w:ascii="Times New Roman" w:hAnsi="Times New Roman" w:cs="Times New Roman"/>
          <w:b/>
          <w:sz w:val="32"/>
          <w:szCs w:val="32"/>
        </w:rPr>
      </w:pPr>
      <w:r w:rsidRPr="002A05F6">
        <w:rPr>
          <w:rFonts w:ascii="Times New Roman" w:hAnsi="Times New Roman" w:cs="Times New Roman"/>
          <w:b/>
          <w:sz w:val="32"/>
          <w:szCs w:val="32"/>
        </w:rPr>
        <w:lastRenderedPageBreak/>
        <w:t>LISTA DE QUADROS</w:t>
      </w:r>
    </w:p>
    <w:p w:rsidRPr="004B5DAE" w:rsidR="00D77D68" w:rsidRDefault="00D77D68" w14:paraId="6B9974F0" w14:textId="3E493E74">
      <w:pPr>
        <w:tabs>
          <w:tab w:val="left" w:pos="1119"/>
        </w:tabs>
        <w:spacing w:line="240" w:lineRule="auto"/>
        <w:jc w:val="both"/>
        <w:rPr>
          <w:b/>
          <w:bCs/>
        </w:rPr>
      </w:pPr>
    </w:p>
    <w:p w:rsidRPr="004B5DAE" w:rsidR="004B5DAE" w:rsidRDefault="00D77D68" w14:paraId="37920598" w14:textId="18DD81D8">
      <w:pPr>
        <w:pStyle w:val="TableofFigures"/>
        <w:tabs>
          <w:tab w:val="right" w:leader="dot" w:pos="9064"/>
        </w:tabs>
        <w:rPr>
          <w:rFonts w:asciiTheme="minorHAnsi" w:hAnsiTheme="minorHAnsi" w:eastAsiaTheme="minorEastAsia"/>
          <w:b/>
          <w:bCs/>
          <w:noProof/>
          <w:sz w:val="22"/>
          <w:lang w:eastAsia="pt-BR"/>
        </w:rPr>
      </w:pPr>
      <w:r w:rsidRPr="004B5DAE">
        <w:rPr>
          <w:rFonts w:cs="Times New Roman"/>
          <w:b/>
          <w:bCs/>
          <w:szCs w:val="24"/>
        </w:rPr>
        <w:fldChar w:fldCharType="begin"/>
      </w:r>
      <w:r w:rsidRPr="004B5DAE">
        <w:rPr>
          <w:rFonts w:cs="Times New Roman"/>
          <w:b/>
          <w:bCs/>
          <w:szCs w:val="24"/>
        </w:rPr>
        <w:instrText xml:space="preserve"> TOC \c "Quadro " </w:instrText>
      </w:r>
      <w:r w:rsidRPr="004B5DAE">
        <w:rPr>
          <w:rFonts w:cs="Times New Roman"/>
          <w:b/>
          <w:bCs/>
          <w:szCs w:val="24"/>
        </w:rPr>
        <w:fldChar w:fldCharType="separate"/>
      </w:r>
      <w:r w:rsidRPr="004B5DAE" w:rsidR="004B5DAE">
        <w:rPr>
          <w:b/>
          <w:bCs/>
          <w:noProof/>
        </w:rPr>
        <w:t>Quadro  1 - Os nove componentes da ferramenta Canvas</w:t>
      </w:r>
      <w:r w:rsidRPr="004B5DAE" w:rsidR="004B5DAE">
        <w:rPr>
          <w:b/>
          <w:bCs/>
          <w:noProof/>
        </w:rPr>
        <w:tab/>
      </w:r>
      <w:r w:rsidRPr="004B5DAE" w:rsidR="004B5DAE">
        <w:rPr>
          <w:b/>
          <w:bCs/>
          <w:noProof/>
        </w:rPr>
        <w:fldChar w:fldCharType="begin"/>
      </w:r>
      <w:r w:rsidRPr="004B5DAE" w:rsidR="004B5DAE">
        <w:rPr>
          <w:b/>
          <w:bCs/>
          <w:noProof/>
        </w:rPr>
        <w:instrText xml:space="preserve"> PAGEREF _Toc43239465 \h </w:instrText>
      </w:r>
      <w:r w:rsidRPr="004B5DAE" w:rsidR="004B5DAE">
        <w:rPr>
          <w:b/>
          <w:bCs/>
          <w:noProof/>
        </w:rPr>
      </w:r>
      <w:r w:rsidRPr="004B5DAE" w:rsidR="004B5DAE">
        <w:rPr>
          <w:b/>
          <w:bCs/>
          <w:noProof/>
        </w:rPr>
        <w:fldChar w:fldCharType="separate"/>
      </w:r>
      <w:r w:rsidR="009549CC">
        <w:rPr>
          <w:b/>
          <w:bCs/>
          <w:noProof/>
        </w:rPr>
        <w:t>42</w:t>
      </w:r>
      <w:r w:rsidRPr="004B5DAE" w:rsidR="004B5DAE">
        <w:rPr>
          <w:b/>
          <w:bCs/>
          <w:noProof/>
        </w:rPr>
        <w:fldChar w:fldCharType="end"/>
      </w:r>
    </w:p>
    <w:p w:rsidRPr="004B5DAE" w:rsidR="004B5DAE" w:rsidRDefault="004B5DAE" w14:paraId="77ED65C4" w14:textId="7B9904EA">
      <w:pPr>
        <w:pStyle w:val="TableofFigures"/>
        <w:tabs>
          <w:tab w:val="right" w:leader="dot" w:pos="9064"/>
        </w:tabs>
        <w:rPr>
          <w:rFonts w:asciiTheme="minorHAnsi" w:hAnsiTheme="minorHAnsi" w:eastAsiaTheme="minorEastAsia"/>
          <w:b/>
          <w:bCs/>
          <w:noProof/>
          <w:sz w:val="22"/>
          <w:lang w:eastAsia="pt-BR"/>
        </w:rPr>
      </w:pPr>
      <w:r w:rsidRPr="004B5DAE">
        <w:rPr>
          <w:b/>
          <w:bCs/>
          <w:noProof/>
        </w:rPr>
        <w:t>Quadro  2 - Resultados dos testes de usabilidade condensados</w:t>
      </w:r>
      <w:r w:rsidRPr="004B5DAE">
        <w:rPr>
          <w:b/>
          <w:bCs/>
          <w:noProof/>
        </w:rPr>
        <w:tab/>
      </w:r>
      <w:r w:rsidRPr="004B5DAE">
        <w:rPr>
          <w:b/>
          <w:bCs/>
          <w:noProof/>
        </w:rPr>
        <w:fldChar w:fldCharType="begin"/>
      </w:r>
      <w:r w:rsidRPr="004B5DAE">
        <w:rPr>
          <w:b/>
          <w:bCs/>
          <w:noProof/>
        </w:rPr>
        <w:instrText xml:space="preserve"> PAGEREF _Toc43239466 \h </w:instrText>
      </w:r>
      <w:r w:rsidRPr="004B5DAE">
        <w:rPr>
          <w:b/>
          <w:bCs/>
          <w:noProof/>
        </w:rPr>
      </w:r>
      <w:r w:rsidRPr="004B5DAE">
        <w:rPr>
          <w:b/>
          <w:bCs/>
          <w:noProof/>
        </w:rPr>
        <w:fldChar w:fldCharType="separate"/>
      </w:r>
      <w:r w:rsidR="009549CC">
        <w:rPr>
          <w:b/>
          <w:bCs/>
          <w:noProof/>
        </w:rPr>
        <w:t>69</w:t>
      </w:r>
      <w:r w:rsidRPr="004B5DAE">
        <w:rPr>
          <w:b/>
          <w:bCs/>
          <w:noProof/>
        </w:rPr>
        <w:fldChar w:fldCharType="end"/>
      </w:r>
    </w:p>
    <w:p w:rsidRPr="004B5DAE" w:rsidR="004B5DAE" w:rsidRDefault="004B5DAE" w14:paraId="69661054" w14:textId="1C68A2F5">
      <w:pPr>
        <w:pStyle w:val="TableofFigures"/>
        <w:tabs>
          <w:tab w:val="right" w:leader="dot" w:pos="9064"/>
        </w:tabs>
        <w:rPr>
          <w:rFonts w:asciiTheme="minorHAnsi" w:hAnsiTheme="minorHAnsi" w:eastAsiaTheme="minorEastAsia"/>
          <w:b/>
          <w:bCs/>
          <w:noProof/>
          <w:sz w:val="22"/>
          <w:lang w:eastAsia="pt-BR"/>
        </w:rPr>
      </w:pPr>
      <w:r w:rsidRPr="004B5DAE">
        <w:rPr>
          <w:b/>
          <w:bCs/>
          <w:noProof/>
        </w:rPr>
        <w:t>Quadro  3 - Fluxo de busca do valor do crediário antes e depois do uso da ferramenta</w:t>
      </w:r>
      <w:r w:rsidRPr="004B5DAE">
        <w:rPr>
          <w:b/>
          <w:bCs/>
          <w:noProof/>
        </w:rPr>
        <w:tab/>
      </w:r>
      <w:r w:rsidRPr="004B5DAE">
        <w:rPr>
          <w:b/>
          <w:bCs/>
          <w:noProof/>
        </w:rPr>
        <w:fldChar w:fldCharType="begin"/>
      </w:r>
      <w:r w:rsidRPr="004B5DAE">
        <w:rPr>
          <w:b/>
          <w:bCs/>
          <w:noProof/>
        </w:rPr>
        <w:instrText xml:space="preserve"> PAGEREF _Toc43239467 \h </w:instrText>
      </w:r>
      <w:r w:rsidRPr="004B5DAE">
        <w:rPr>
          <w:b/>
          <w:bCs/>
          <w:noProof/>
        </w:rPr>
      </w:r>
      <w:r w:rsidRPr="004B5DAE">
        <w:rPr>
          <w:b/>
          <w:bCs/>
          <w:noProof/>
        </w:rPr>
        <w:fldChar w:fldCharType="separate"/>
      </w:r>
      <w:r w:rsidR="009549CC">
        <w:rPr>
          <w:b/>
          <w:bCs/>
          <w:noProof/>
        </w:rPr>
        <w:t>71</w:t>
      </w:r>
      <w:r w:rsidRPr="004B5DAE">
        <w:rPr>
          <w:b/>
          <w:bCs/>
          <w:noProof/>
        </w:rPr>
        <w:fldChar w:fldCharType="end"/>
      </w:r>
    </w:p>
    <w:p w:rsidRPr="004B5DAE" w:rsidR="004B5DAE" w:rsidRDefault="004B5DAE" w14:paraId="0B8D57BC" w14:textId="3EA10812">
      <w:pPr>
        <w:pStyle w:val="TableofFigures"/>
        <w:tabs>
          <w:tab w:val="right" w:leader="dot" w:pos="9064"/>
        </w:tabs>
        <w:rPr>
          <w:rFonts w:asciiTheme="minorHAnsi" w:hAnsiTheme="minorHAnsi" w:eastAsiaTheme="minorEastAsia"/>
          <w:b/>
          <w:bCs/>
          <w:noProof/>
          <w:sz w:val="22"/>
          <w:lang w:eastAsia="pt-BR"/>
        </w:rPr>
      </w:pPr>
      <w:r w:rsidRPr="004B5DAE">
        <w:rPr>
          <w:b/>
          <w:bCs/>
          <w:noProof/>
        </w:rPr>
        <w:t>Quadro  4 - Histórico do crediário antes e depois do uso da ferramenta</w:t>
      </w:r>
      <w:r w:rsidRPr="004B5DAE">
        <w:rPr>
          <w:b/>
          <w:bCs/>
          <w:noProof/>
        </w:rPr>
        <w:tab/>
      </w:r>
      <w:r w:rsidRPr="004B5DAE">
        <w:rPr>
          <w:b/>
          <w:bCs/>
          <w:noProof/>
        </w:rPr>
        <w:fldChar w:fldCharType="begin"/>
      </w:r>
      <w:r w:rsidRPr="004B5DAE">
        <w:rPr>
          <w:b/>
          <w:bCs/>
          <w:noProof/>
        </w:rPr>
        <w:instrText xml:space="preserve"> PAGEREF _Toc43239468 \h </w:instrText>
      </w:r>
      <w:r w:rsidRPr="004B5DAE">
        <w:rPr>
          <w:b/>
          <w:bCs/>
          <w:noProof/>
        </w:rPr>
      </w:r>
      <w:r w:rsidRPr="004B5DAE">
        <w:rPr>
          <w:b/>
          <w:bCs/>
          <w:noProof/>
        </w:rPr>
        <w:fldChar w:fldCharType="separate"/>
      </w:r>
      <w:r w:rsidR="009549CC">
        <w:rPr>
          <w:b/>
          <w:bCs/>
          <w:noProof/>
        </w:rPr>
        <w:t>71</w:t>
      </w:r>
      <w:r w:rsidRPr="004B5DAE">
        <w:rPr>
          <w:b/>
          <w:bCs/>
          <w:noProof/>
        </w:rPr>
        <w:fldChar w:fldCharType="end"/>
      </w:r>
    </w:p>
    <w:p w:rsidRPr="004B5DAE" w:rsidR="004B5DAE" w:rsidRDefault="004B5DAE" w14:paraId="486B8C61" w14:textId="44A44D23">
      <w:pPr>
        <w:pStyle w:val="TableofFigures"/>
        <w:tabs>
          <w:tab w:val="right" w:leader="dot" w:pos="9064"/>
        </w:tabs>
        <w:rPr>
          <w:rFonts w:asciiTheme="minorHAnsi" w:hAnsiTheme="minorHAnsi" w:eastAsiaTheme="minorEastAsia"/>
          <w:b/>
          <w:bCs/>
          <w:noProof/>
          <w:sz w:val="22"/>
          <w:lang w:eastAsia="pt-BR"/>
        </w:rPr>
      </w:pPr>
      <w:r w:rsidRPr="004B5DAE">
        <w:rPr>
          <w:b/>
          <w:bCs/>
          <w:noProof/>
        </w:rPr>
        <w:t>Quadro  5 - Comparação da visibilidade do total de crédito concedido com o uso da ferramenta</w:t>
      </w:r>
      <w:r w:rsidRPr="004B5DAE">
        <w:rPr>
          <w:b/>
          <w:bCs/>
          <w:noProof/>
        </w:rPr>
        <w:tab/>
      </w:r>
      <w:r w:rsidRPr="004B5DAE">
        <w:rPr>
          <w:b/>
          <w:bCs/>
          <w:noProof/>
        </w:rPr>
        <w:fldChar w:fldCharType="begin"/>
      </w:r>
      <w:r w:rsidRPr="004B5DAE">
        <w:rPr>
          <w:b/>
          <w:bCs/>
          <w:noProof/>
        </w:rPr>
        <w:instrText xml:space="preserve"> PAGEREF _Toc43239469 \h </w:instrText>
      </w:r>
      <w:r w:rsidRPr="004B5DAE">
        <w:rPr>
          <w:b/>
          <w:bCs/>
          <w:noProof/>
        </w:rPr>
      </w:r>
      <w:r w:rsidRPr="004B5DAE">
        <w:rPr>
          <w:b/>
          <w:bCs/>
          <w:noProof/>
        </w:rPr>
        <w:fldChar w:fldCharType="separate"/>
      </w:r>
      <w:r w:rsidR="009549CC">
        <w:rPr>
          <w:b/>
          <w:bCs/>
          <w:noProof/>
        </w:rPr>
        <w:t>72</w:t>
      </w:r>
      <w:r w:rsidRPr="004B5DAE">
        <w:rPr>
          <w:b/>
          <w:bCs/>
          <w:noProof/>
        </w:rPr>
        <w:fldChar w:fldCharType="end"/>
      </w:r>
    </w:p>
    <w:p w:rsidRPr="00BF4BA7" w:rsidR="00D77D68" w:rsidRDefault="00D77D68" w14:paraId="1AEDC01C" w14:textId="60F55135">
      <w:pPr>
        <w:tabs>
          <w:tab w:val="left" w:pos="1119"/>
        </w:tabs>
        <w:spacing w:line="240" w:lineRule="auto"/>
        <w:jc w:val="both"/>
        <w:rPr>
          <w:rFonts w:ascii="Times New Roman" w:hAnsi="Times New Roman" w:cs="Times New Roman"/>
          <w:b/>
          <w:bCs/>
          <w:sz w:val="24"/>
          <w:szCs w:val="24"/>
        </w:rPr>
      </w:pPr>
      <w:r w:rsidRPr="004B5DAE">
        <w:rPr>
          <w:rFonts w:ascii="Times New Roman" w:hAnsi="Times New Roman" w:cs="Times New Roman"/>
          <w:b/>
          <w:bCs/>
          <w:sz w:val="24"/>
          <w:szCs w:val="24"/>
        </w:rPr>
        <w:fldChar w:fldCharType="end"/>
      </w:r>
    </w:p>
    <w:p w:rsidR="00D77D68" w:rsidRDefault="00D77D68" w14:paraId="5F1CD2AE" w14:textId="6FCB486E">
      <w:pPr>
        <w:tabs>
          <w:tab w:val="left" w:pos="1119"/>
        </w:tabs>
        <w:spacing w:line="240" w:lineRule="auto"/>
        <w:jc w:val="both"/>
      </w:pPr>
    </w:p>
    <w:p w:rsidR="00D77D68" w:rsidRDefault="00D77D68" w14:paraId="64A6A164" w14:textId="78240F90">
      <w:pPr>
        <w:tabs>
          <w:tab w:val="left" w:pos="1119"/>
        </w:tabs>
        <w:spacing w:line="240" w:lineRule="auto"/>
        <w:jc w:val="both"/>
      </w:pPr>
    </w:p>
    <w:p w:rsidR="005C4462" w:rsidRDefault="005C4462" w14:paraId="1A75F9E1" w14:textId="3AFFFC3D">
      <w:pPr>
        <w:tabs>
          <w:tab w:val="left" w:pos="1119"/>
        </w:tabs>
        <w:spacing w:line="240" w:lineRule="auto"/>
        <w:jc w:val="both"/>
      </w:pPr>
    </w:p>
    <w:p w:rsidR="005C4462" w:rsidRDefault="005C4462" w14:paraId="097C7F4A" w14:textId="082BE62B">
      <w:pPr>
        <w:tabs>
          <w:tab w:val="left" w:pos="1119"/>
        </w:tabs>
        <w:spacing w:line="240" w:lineRule="auto"/>
        <w:jc w:val="both"/>
      </w:pPr>
    </w:p>
    <w:p w:rsidR="005C4462" w:rsidRDefault="005C4462" w14:paraId="1729C083" w14:textId="37CB209B">
      <w:pPr>
        <w:tabs>
          <w:tab w:val="left" w:pos="1119"/>
        </w:tabs>
        <w:spacing w:line="240" w:lineRule="auto"/>
        <w:jc w:val="both"/>
      </w:pPr>
    </w:p>
    <w:p w:rsidR="005C4462" w:rsidRDefault="005C4462" w14:paraId="06AEAAEF" w14:textId="75E05761">
      <w:pPr>
        <w:tabs>
          <w:tab w:val="left" w:pos="1119"/>
        </w:tabs>
        <w:spacing w:line="240" w:lineRule="auto"/>
        <w:jc w:val="both"/>
      </w:pPr>
    </w:p>
    <w:p w:rsidR="005C4462" w:rsidRDefault="005C4462" w14:paraId="3A852C29" w14:textId="21FBE78E">
      <w:pPr>
        <w:tabs>
          <w:tab w:val="left" w:pos="1119"/>
        </w:tabs>
        <w:spacing w:line="240" w:lineRule="auto"/>
        <w:jc w:val="both"/>
      </w:pPr>
    </w:p>
    <w:p w:rsidR="005C4462" w:rsidRDefault="005C4462" w14:paraId="57EEF113" w14:textId="04A3527A">
      <w:pPr>
        <w:tabs>
          <w:tab w:val="left" w:pos="1119"/>
        </w:tabs>
        <w:spacing w:line="240" w:lineRule="auto"/>
        <w:jc w:val="both"/>
      </w:pPr>
    </w:p>
    <w:p w:rsidR="005C4462" w:rsidRDefault="005C4462" w14:paraId="089FCD5E" w14:textId="759647B7">
      <w:pPr>
        <w:tabs>
          <w:tab w:val="left" w:pos="1119"/>
        </w:tabs>
        <w:spacing w:line="240" w:lineRule="auto"/>
        <w:jc w:val="both"/>
      </w:pPr>
    </w:p>
    <w:p w:rsidR="005C4462" w:rsidRDefault="005C4462" w14:paraId="214A3D01" w14:textId="38131D37">
      <w:pPr>
        <w:tabs>
          <w:tab w:val="left" w:pos="1119"/>
        </w:tabs>
        <w:spacing w:line="240" w:lineRule="auto"/>
        <w:jc w:val="both"/>
      </w:pPr>
    </w:p>
    <w:p w:rsidR="005C4462" w:rsidRDefault="005C4462" w14:paraId="50549641" w14:textId="58151C32">
      <w:pPr>
        <w:tabs>
          <w:tab w:val="left" w:pos="1119"/>
        </w:tabs>
        <w:spacing w:line="240" w:lineRule="auto"/>
        <w:jc w:val="both"/>
      </w:pPr>
    </w:p>
    <w:p w:rsidR="005C4462" w:rsidRDefault="005C4462" w14:paraId="3CE7892C" w14:textId="1986431D">
      <w:pPr>
        <w:tabs>
          <w:tab w:val="left" w:pos="1119"/>
        </w:tabs>
        <w:spacing w:line="240" w:lineRule="auto"/>
        <w:jc w:val="both"/>
      </w:pPr>
    </w:p>
    <w:p w:rsidR="005C4462" w:rsidRDefault="005C4462" w14:paraId="4EC9791D" w14:textId="2238359D">
      <w:pPr>
        <w:tabs>
          <w:tab w:val="left" w:pos="1119"/>
        </w:tabs>
        <w:spacing w:line="240" w:lineRule="auto"/>
        <w:jc w:val="both"/>
      </w:pPr>
    </w:p>
    <w:p w:rsidR="005C4462" w:rsidRDefault="005C4462" w14:paraId="616D86F9" w14:textId="41DFEE7A">
      <w:pPr>
        <w:tabs>
          <w:tab w:val="left" w:pos="1119"/>
        </w:tabs>
        <w:spacing w:line="240" w:lineRule="auto"/>
        <w:jc w:val="both"/>
      </w:pPr>
    </w:p>
    <w:p w:rsidR="005C4462" w:rsidRDefault="005C4462" w14:paraId="46CC8700" w14:textId="2F63EC2F">
      <w:pPr>
        <w:tabs>
          <w:tab w:val="left" w:pos="1119"/>
        </w:tabs>
        <w:spacing w:line="240" w:lineRule="auto"/>
        <w:jc w:val="both"/>
      </w:pPr>
    </w:p>
    <w:p w:rsidR="005C4462" w:rsidRDefault="005C4462" w14:paraId="2768911B" w14:textId="71937DF7">
      <w:pPr>
        <w:tabs>
          <w:tab w:val="left" w:pos="1119"/>
        </w:tabs>
        <w:spacing w:line="240" w:lineRule="auto"/>
        <w:jc w:val="both"/>
      </w:pPr>
    </w:p>
    <w:p w:rsidR="005C4462" w:rsidRDefault="005C4462" w14:paraId="42545FAC" w14:textId="39E7158A">
      <w:pPr>
        <w:tabs>
          <w:tab w:val="left" w:pos="1119"/>
        </w:tabs>
        <w:spacing w:line="240" w:lineRule="auto"/>
        <w:jc w:val="both"/>
      </w:pPr>
    </w:p>
    <w:p w:rsidR="005C4462" w:rsidRDefault="005C4462" w14:paraId="7132109E" w14:textId="28B47429">
      <w:pPr>
        <w:tabs>
          <w:tab w:val="left" w:pos="1119"/>
        </w:tabs>
        <w:spacing w:line="240" w:lineRule="auto"/>
        <w:jc w:val="both"/>
      </w:pPr>
    </w:p>
    <w:p w:rsidR="005C4462" w:rsidRDefault="005C4462" w14:paraId="2DD91EFD" w14:textId="7D869E6E">
      <w:pPr>
        <w:tabs>
          <w:tab w:val="left" w:pos="1119"/>
        </w:tabs>
        <w:spacing w:line="240" w:lineRule="auto"/>
        <w:jc w:val="both"/>
      </w:pPr>
    </w:p>
    <w:p w:rsidR="005C4462" w:rsidRDefault="005C4462" w14:paraId="3078EFF4" w14:textId="2A9A1F36">
      <w:pPr>
        <w:tabs>
          <w:tab w:val="left" w:pos="1119"/>
        </w:tabs>
        <w:spacing w:line="240" w:lineRule="auto"/>
        <w:jc w:val="both"/>
      </w:pPr>
    </w:p>
    <w:p w:rsidR="005C4462" w:rsidRDefault="005C4462" w14:paraId="75AC1D9A" w14:textId="66F8859E">
      <w:pPr>
        <w:tabs>
          <w:tab w:val="left" w:pos="1119"/>
        </w:tabs>
        <w:spacing w:line="240" w:lineRule="auto"/>
        <w:jc w:val="both"/>
      </w:pPr>
    </w:p>
    <w:p w:rsidR="005C4462" w:rsidRDefault="005C4462" w14:paraId="672AF528" w14:textId="760BFBE9">
      <w:pPr>
        <w:tabs>
          <w:tab w:val="left" w:pos="1119"/>
        </w:tabs>
        <w:spacing w:line="240" w:lineRule="auto"/>
        <w:jc w:val="both"/>
      </w:pPr>
    </w:p>
    <w:p w:rsidR="005C4462" w:rsidRDefault="005C4462" w14:paraId="44CC0790" w14:textId="624B0B22">
      <w:pPr>
        <w:tabs>
          <w:tab w:val="left" w:pos="1119"/>
        </w:tabs>
        <w:spacing w:line="240" w:lineRule="auto"/>
        <w:jc w:val="both"/>
      </w:pPr>
    </w:p>
    <w:p w:rsidR="005C4462" w:rsidRDefault="005C4462" w14:paraId="73F6FFCC" w14:textId="65C03D41">
      <w:pPr>
        <w:tabs>
          <w:tab w:val="left" w:pos="1119"/>
        </w:tabs>
        <w:spacing w:line="240" w:lineRule="auto"/>
        <w:jc w:val="both"/>
      </w:pPr>
    </w:p>
    <w:p w:rsidR="005C4462" w:rsidRDefault="005C4462" w14:paraId="1AFAC21A" w14:textId="20F530F8">
      <w:pPr>
        <w:tabs>
          <w:tab w:val="left" w:pos="1119"/>
        </w:tabs>
        <w:spacing w:line="240" w:lineRule="auto"/>
        <w:jc w:val="both"/>
      </w:pPr>
    </w:p>
    <w:p w:rsidR="005C4462" w:rsidRDefault="005C4462" w14:paraId="7964658B" w14:textId="1B988254">
      <w:pPr>
        <w:tabs>
          <w:tab w:val="left" w:pos="1119"/>
        </w:tabs>
        <w:spacing w:line="240" w:lineRule="auto"/>
        <w:jc w:val="both"/>
      </w:pPr>
    </w:p>
    <w:p w:rsidR="005C4462" w:rsidRDefault="005C4462" w14:paraId="44CC9BAB" w14:textId="787CD013">
      <w:pPr>
        <w:tabs>
          <w:tab w:val="left" w:pos="1119"/>
        </w:tabs>
        <w:spacing w:line="240" w:lineRule="auto"/>
        <w:jc w:val="both"/>
      </w:pPr>
    </w:p>
    <w:p w:rsidR="005C4462" w:rsidRDefault="005C4462" w14:paraId="67476AC0" w14:textId="39D73FB6">
      <w:pPr>
        <w:tabs>
          <w:tab w:val="left" w:pos="1119"/>
        </w:tabs>
        <w:spacing w:line="240" w:lineRule="auto"/>
        <w:jc w:val="both"/>
      </w:pPr>
    </w:p>
    <w:p w:rsidR="005C4462" w:rsidRDefault="005C4462" w14:paraId="11B3FB8B" w14:textId="40C5AF7B">
      <w:pPr>
        <w:tabs>
          <w:tab w:val="left" w:pos="1119"/>
        </w:tabs>
        <w:spacing w:line="240" w:lineRule="auto"/>
        <w:jc w:val="both"/>
      </w:pPr>
    </w:p>
    <w:p w:rsidR="005C4462" w:rsidRDefault="005C4462" w14:paraId="7AE9CD0F" w14:textId="766CAE4F">
      <w:pPr>
        <w:tabs>
          <w:tab w:val="left" w:pos="1119"/>
        </w:tabs>
        <w:spacing w:line="240" w:lineRule="auto"/>
        <w:jc w:val="both"/>
      </w:pPr>
    </w:p>
    <w:p w:rsidR="005C4462" w:rsidRDefault="005C4462" w14:paraId="42680243" w14:textId="2B2B9E08">
      <w:pPr>
        <w:tabs>
          <w:tab w:val="left" w:pos="1119"/>
        </w:tabs>
        <w:spacing w:line="240" w:lineRule="auto"/>
        <w:jc w:val="both"/>
      </w:pPr>
    </w:p>
    <w:p w:rsidR="005C4462" w:rsidRDefault="005C4462" w14:paraId="435A5CA4" w14:textId="7CA0E135">
      <w:pPr>
        <w:tabs>
          <w:tab w:val="left" w:pos="1119"/>
        </w:tabs>
        <w:spacing w:line="240" w:lineRule="auto"/>
        <w:jc w:val="both"/>
      </w:pPr>
    </w:p>
    <w:p w:rsidR="005C4462" w:rsidRDefault="005C4462" w14:paraId="42ECA218" w14:textId="0B1345AB">
      <w:pPr>
        <w:tabs>
          <w:tab w:val="left" w:pos="1119"/>
        </w:tabs>
        <w:spacing w:line="240" w:lineRule="auto"/>
        <w:jc w:val="both"/>
      </w:pPr>
    </w:p>
    <w:p w:rsidR="005C4462" w:rsidRDefault="005C4462" w14:paraId="7D646784" w14:textId="0FE42E37">
      <w:pPr>
        <w:tabs>
          <w:tab w:val="left" w:pos="1119"/>
        </w:tabs>
        <w:spacing w:line="240" w:lineRule="auto"/>
        <w:jc w:val="both"/>
      </w:pPr>
    </w:p>
    <w:p w:rsidR="005C4462" w:rsidRDefault="005C4462" w14:paraId="3FCD9FD0" w14:textId="4E78D25E">
      <w:pPr>
        <w:tabs>
          <w:tab w:val="left" w:pos="1119"/>
        </w:tabs>
        <w:spacing w:line="240" w:lineRule="auto"/>
        <w:jc w:val="both"/>
      </w:pPr>
    </w:p>
    <w:p w:rsidR="005C4462" w:rsidRDefault="005C4462" w14:paraId="0C2B37E5" w14:textId="710BF433">
      <w:pPr>
        <w:tabs>
          <w:tab w:val="left" w:pos="1119"/>
        </w:tabs>
        <w:spacing w:line="240" w:lineRule="auto"/>
        <w:jc w:val="both"/>
      </w:pPr>
    </w:p>
    <w:p w:rsidR="005C4462" w:rsidRDefault="005C4462" w14:paraId="72A44894" w14:textId="23813FF1">
      <w:pPr>
        <w:tabs>
          <w:tab w:val="left" w:pos="1119"/>
        </w:tabs>
        <w:spacing w:line="240" w:lineRule="auto"/>
        <w:jc w:val="both"/>
      </w:pPr>
    </w:p>
    <w:p w:rsidR="005C4462" w:rsidRDefault="005C4462" w14:paraId="307EC2DD" w14:textId="0A06689D">
      <w:pPr>
        <w:tabs>
          <w:tab w:val="left" w:pos="1119"/>
        </w:tabs>
        <w:spacing w:line="240" w:lineRule="auto"/>
        <w:jc w:val="both"/>
      </w:pPr>
    </w:p>
    <w:p w:rsidR="005C4462" w:rsidRDefault="005C4462" w14:paraId="32E7F7B9" w14:textId="08173FE3">
      <w:pPr>
        <w:tabs>
          <w:tab w:val="left" w:pos="1119"/>
        </w:tabs>
        <w:spacing w:line="240" w:lineRule="auto"/>
        <w:jc w:val="both"/>
      </w:pPr>
    </w:p>
    <w:p w:rsidR="005C4462" w:rsidRDefault="005C4462" w14:paraId="7EFAAC78" w14:textId="71B782F5">
      <w:pPr>
        <w:tabs>
          <w:tab w:val="left" w:pos="1119"/>
        </w:tabs>
        <w:spacing w:line="240" w:lineRule="auto"/>
        <w:jc w:val="both"/>
      </w:pPr>
    </w:p>
    <w:p w:rsidRPr="006873F0" w:rsidR="005C4462" w:rsidP="005C4462" w:rsidRDefault="005C4462" w14:paraId="4EC4298D" w14:textId="77777777">
      <w:pPr>
        <w:pStyle w:val="Heading1"/>
        <w:tabs>
          <w:tab w:val="left" w:pos="1119"/>
        </w:tabs>
        <w:jc w:val="center"/>
        <w:rPr>
          <w:rFonts w:eastAsia="Times New Roman" w:cs="Times New Roman"/>
          <w:bCs/>
          <w:szCs w:val="28"/>
          <w:lang w:val="en-US"/>
        </w:rPr>
      </w:pPr>
      <w:r w:rsidRPr="006873F0">
        <w:rPr>
          <w:rFonts w:eastAsia="Times New Roman" w:cs="Times New Roman"/>
          <w:bCs/>
          <w:szCs w:val="28"/>
          <w:lang w:val="en-US"/>
        </w:rPr>
        <w:lastRenderedPageBreak/>
        <w:t>LISTA DE ABREVIATURAS E SIGLAS</w:t>
      </w:r>
    </w:p>
    <w:p w:rsidRPr="007B76CE" w:rsidR="005C4462" w:rsidP="005C4462" w:rsidRDefault="005C4462" w14:paraId="567ADD97" w14:textId="5E47E3A8">
      <w:pPr>
        <w:pStyle w:val="Heading1"/>
        <w:tabs>
          <w:tab w:val="left" w:pos="1119"/>
        </w:tabs>
        <w:spacing w:line="360" w:lineRule="auto"/>
        <w:ind w:left="720"/>
        <w:rPr>
          <w:rFonts w:eastAsia="Times New Roman" w:cs="Times New Roman"/>
          <w:sz w:val="24"/>
          <w:szCs w:val="24"/>
          <w:lang w:val="en-US"/>
        </w:rPr>
      </w:pPr>
      <w:bookmarkStart w:name="_heading=h.3j2qqm3" w:colFirst="0" w:colLast="0" w:id="22"/>
      <w:bookmarkEnd w:id="22"/>
      <w:r w:rsidRPr="007B76CE">
        <w:rPr>
          <w:rFonts w:eastAsia="Times New Roman" w:cs="Times New Roman"/>
          <w:b w:val="0"/>
          <w:sz w:val="24"/>
          <w:szCs w:val="24"/>
          <w:lang w:val="en-US"/>
        </w:rPr>
        <w:t>API</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002A05F6">
        <w:rPr>
          <w:rFonts w:eastAsia="Times New Roman" w:cs="Times New Roman"/>
          <w:b w:val="0"/>
          <w:sz w:val="24"/>
          <w:szCs w:val="24"/>
          <w:lang w:val="en-US"/>
        </w:rPr>
        <w:tab/>
      </w:r>
      <w:r w:rsidRPr="007B76CE">
        <w:rPr>
          <w:rFonts w:eastAsia="Times New Roman" w:cs="Times New Roman"/>
          <w:b w:val="0"/>
          <w:sz w:val="24"/>
          <w:szCs w:val="24"/>
          <w:lang w:val="en-US"/>
        </w:rPr>
        <w:t>A</w:t>
      </w:r>
      <w:r w:rsidRPr="007B76CE">
        <w:rPr>
          <w:rFonts w:eastAsia="Times New Roman" w:cs="Times New Roman"/>
          <w:sz w:val="24"/>
          <w:szCs w:val="24"/>
          <w:lang w:val="en-US"/>
        </w:rPr>
        <w:t xml:space="preserve">pplication </w:t>
      </w:r>
      <w:r w:rsidRPr="007B76CE">
        <w:rPr>
          <w:rFonts w:eastAsia="Times New Roman" w:cs="Times New Roman"/>
          <w:b w:val="0"/>
          <w:sz w:val="24"/>
          <w:szCs w:val="24"/>
          <w:lang w:val="en-US"/>
        </w:rPr>
        <w:t>P</w:t>
      </w:r>
      <w:r w:rsidRPr="007B76CE">
        <w:rPr>
          <w:rFonts w:eastAsia="Times New Roman" w:cs="Times New Roman"/>
          <w:sz w:val="24"/>
          <w:szCs w:val="24"/>
          <w:lang w:val="en-US"/>
        </w:rPr>
        <w:t xml:space="preserve">rogramming </w:t>
      </w:r>
      <w:r w:rsidRPr="007B76CE">
        <w:rPr>
          <w:rFonts w:eastAsia="Times New Roman" w:cs="Times New Roman"/>
          <w:b w:val="0"/>
          <w:sz w:val="24"/>
          <w:szCs w:val="24"/>
          <w:lang w:val="en-US"/>
        </w:rPr>
        <w:t>I</w:t>
      </w:r>
      <w:r w:rsidRPr="007B76CE">
        <w:rPr>
          <w:rFonts w:eastAsia="Times New Roman" w:cs="Times New Roman"/>
          <w:sz w:val="24"/>
          <w:szCs w:val="24"/>
          <w:lang w:val="en-US"/>
        </w:rPr>
        <w:t>nterface</w:t>
      </w:r>
      <w:r w:rsidRPr="007B76CE">
        <w:rPr>
          <w:rFonts w:eastAsia="Times New Roman" w:cs="Times New Roman"/>
          <w:b w:val="0"/>
          <w:sz w:val="24"/>
          <w:szCs w:val="24"/>
          <w:lang w:val="en-US"/>
        </w:rPr>
        <w:br/>
      </w:r>
      <w:r w:rsidRPr="007B76CE">
        <w:rPr>
          <w:rFonts w:eastAsia="Times New Roman" w:cs="Times New Roman"/>
          <w:b w:val="0"/>
          <w:sz w:val="24"/>
          <w:szCs w:val="24"/>
          <w:lang w:val="en-US"/>
        </w:rPr>
        <w:t>CEP</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highlight w:val="white"/>
          <w:lang w:val="en-US"/>
        </w:rPr>
        <w:t>C</w:t>
      </w:r>
      <w:r w:rsidRPr="007B76CE">
        <w:rPr>
          <w:rFonts w:eastAsia="Times New Roman" w:cs="Times New Roman"/>
          <w:sz w:val="24"/>
          <w:szCs w:val="24"/>
          <w:highlight w:val="white"/>
          <w:lang w:val="en-US"/>
        </w:rPr>
        <w:t>ódigo</w:t>
      </w:r>
      <w:r w:rsidRPr="007B76CE">
        <w:rPr>
          <w:rFonts w:eastAsia="Times New Roman" w:cs="Times New Roman"/>
          <w:b w:val="0"/>
          <w:sz w:val="24"/>
          <w:szCs w:val="24"/>
          <w:highlight w:val="white"/>
          <w:lang w:val="en-US"/>
        </w:rPr>
        <w:t xml:space="preserve"> </w:t>
      </w:r>
      <w:r w:rsidRPr="007B76CE">
        <w:rPr>
          <w:rFonts w:eastAsia="Times New Roman" w:cs="Times New Roman"/>
          <w:sz w:val="24"/>
          <w:szCs w:val="24"/>
          <w:highlight w:val="white"/>
          <w:lang w:val="en-US"/>
        </w:rPr>
        <w:t>de</w:t>
      </w:r>
      <w:r w:rsidRPr="007B76CE">
        <w:rPr>
          <w:rFonts w:eastAsia="Times New Roman" w:cs="Times New Roman"/>
          <w:b w:val="0"/>
          <w:sz w:val="24"/>
          <w:szCs w:val="24"/>
          <w:highlight w:val="white"/>
          <w:lang w:val="en-US"/>
        </w:rPr>
        <w:t xml:space="preserve"> </w:t>
      </w:r>
      <w:proofErr w:type="spellStart"/>
      <w:r w:rsidRPr="007B76CE">
        <w:rPr>
          <w:rFonts w:eastAsia="Times New Roman" w:cs="Times New Roman"/>
          <w:b w:val="0"/>
          <w:sz w:val="24"/>
          <w:szCs w:val="24"/>
          <w:highlight w:val="white"/>
          <w:lang w:val="en-US"/>
        </w:rPr>
        <w:t>E</w:t>
      </w:r>
      <w:r w:rsidRPr="007B76CE">
        <w:rPr>
          <w:rFonts w:eastAsia="Times New Roman" w:cs="Times New Roman"/>
          <w:sz w:val="24"/>
          <w:szCs w:val="24"/>
          <w:highlight w:val="white"/>
          <w:lang w:val="en-US"/>
        </w:rPr>
        <w:t>ndereçamento</w:t>
      </w:r>
      <w:proofErr w:type="spellEnd"/>
      <w:r w:rsidRPr="007B76CE">
        <w:rPr>
          <w:rFonts w:eastAsia="Times New Roman" w:cs="Times New Roman"/>
          <w:b w:val="0"/>
          <w:sz w:val="24"/>
          <w:szCs w:val="24"/>
          <w:highlight w:val="white"/>
          <w:lang w:val="en-US"/>
        </w:rPr>
        <w:t xml:space="preserve"> P</w:t>
      </w:r>
      <w:r w:rsidRPr="007B76CE">
        <w:rPr>
          <w:rFonts w:eastAsia="Times New Roman" w:cs="Times New Roman"/>
          <w:sz w:val="24"/>
          <w:szCs w:val="24"/>
          <w:highlight w:val="white"/>
          <w:lang w:val="en-US"/>
        </w:rPr>
        <w:t>ostal</w:t>
      </w:r>
      <w:r w:rsidRPr="007B76CE">
        <w:rPr>
          <w:rFonts w:eastAsia="Times New Roman" w:cs="Times New Roman"/>
          <w:sz w:val="24"/>
          <w:szCs w:val="24"/>
          <w:highlight w:val="white"/>
          <w:lang w:val="en-US"/>
        </w:rPr>
        <w:br/>
      </w:r>
      <w:r w:rsidRPr="007B76CE">
        <w:rPr>
          <w:rFonts w:eastAsia="Times New Roman" w:cs="Times New Roman"/>
          <w:b w:val="0"/>
          <w:sz w:val="24"/>
          <w:szCs w:val="24"/>
          <w:lang w:val="en-US"/>
        </w:rPr>
        <w:t xml:space="preserve">CPF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proofErr w:type="spellStart"/>
      <w:r w:rsidRPr="007B76CE">
        <w:rPr>
          <w:rFonts w:eastAsia="Times New Roman" w:cs="Times New Roman"/>
          <w:b w:val="0"/>
          <w:sz w:val="24"/>
          <w:szCs w:val="24"/>
          <w:lang w:val="en-US"/>
        </w:rPr>
        <w:t>C</w:t>
      </w:r>
      <w:r w:rsidRPr="007B76CE">
        <w:rPr>
          <w:rFonts w:eastAsia="Times New Roman" w:cs="Times New Roman"/>
          <w:sz w:val="24"/>
          <w:szCs w:val="24"/>
          <w:lang w:val="en-US"/>
        </w:rPr>
        <w:t>adastros</w:t>
      </w:r>
      <w:proofErr w:type="spellEnd"/>
      <w:r w:rsidRPr="007B76CE">
        <w:rPr>
          <w:rFonts w:eastAsia="Times New Roman" w:cs="Times New Roman"/>
          <w:sz w:val="24"/>
          <w:szCs w:val="24"/>
          <w:lang w:val="en-US"/>
        </w:rPr>
        <w:t xml:space="preserve"> de </w:t>
      </w:r>
      <w:proofErr w:type="spellStart"/>
      <w:r w:rsidRPr="007B76CE">
        <w:rPr>
          <w:rFonts w:eastAsia="Times New Roman" w:cs="Times New Roman"/>
          <w:b w:val="0"/>
          <w:sz w:val="24"/>
          <w:szCs w:val="24"/>
          <w:lang w:val="en-US"/>
        </w:rPr>
        <w:t>P</w:t>
      </w:r>
      <w:r w:rsidRPr="007B76CE">
        <w:rPr>
          <w:rFonts w:eastAsia="Times New Roman" w:cs="Times New Roman"/>
          <w:sz w:val="24"/>
          <w:szCs w:val="24"/>
          <w:lang w:val="en-US"/>
        </w:rPr>
        <w:t>essoas</w:t>
      </w:r>
      <w:proofErr w:type="spellEnd"/>
      <w:r w:rsidRPr="007B76CE">
        <w:rPr>
          <w:rFonts w:eastAsia="Times New Roman" w:cs="Times New Roman"/>
          <w:sz w:val="24"/>
          <w:szCs w:val="24"/>
          <w:lang w:val="en-US"/>
        </w:rPr>
        <w:t xml:space="preserve"> </w:t>
      </w:r>
      <w:proofErr w:type="spellStart"/>
      <w:r w:rsidRPr="007B76CE">
        <w:rPr>
          <w:rFonts w:eastAsia="Times New Roman" w:cs="Times New Roman"/>
          <w:b w:val="0"/>
          <w:sz w:val="24"/>
          <w:szCs w:val="24"/>
          <w:lang w:val="en-US"/>
        </w:rPr>
        <w:t>F</w:t>
      </w:r>
      <w:r w:rsidRPr="007B76CE">
        <w:rPr>
          <w:rFonts w:eastAsia="Times New Roman" w:cs="Times New Roman"/>
          <w:sz w:val="24"/>
          <w:szCs w:val="24"/>
          <w:lang w:val="en-US"/>
        </w:rPr>
        <w:t>ísicas</w:t>
      </w:r>
      <w:proofErr w:type="spellEnd"/>
      <w:r w:rsidRPr="007B76CE">
        <w:rPr>
          <w:rFonts w:eastAsia="Times New Roman" w:cs="Times New Roman"/>
          <w:b w:val="0"/>
          <w:sz w:val="24"/>
          <w:szCs w:val="24"/>
          <w:lang w:val="en-US"/>
        </w:rPr>
        <w:br/>
      </w:r>
      <w:r w:rsidRPr="007B76CE">
        <w:rPr>
          <w:rFonts w:eastAsia="Times New Roman" w:cs="Times New Roman"/>
          <w:b w:val="0"/>
          <w:sz w:val="24"/>
          <w:szCs w:val="24"/>
          <w:lang w:val="en-US"/>
        </w:rPr>
        <w:t xml:space="preserve">CSS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C</w:t>
      </w:r>
      <w:r w:rsidRPr="007B76CE">
        <w:rPr>
          <w:rFonts w:eastAsia="Times New Roman" w:cs="Times New Roman"/>
          <w:sz w:val="24"/>
          <w:szCs w:val="24"/>
          <w:lang w:val="en-US"/>
        </w:rPr>
        <w:t>ascading</w:t>
      </w:r>
      <w:r w:rsidRPr="007B76CE">
        <w:rPr>
          <w:rFonts w:eastAsia="Times New Roman" w:cs="Times New Roman"/>
          <w:b w:val="0"/>
          <w:sz w:val="24"/>
          <w:szCs w:val="24"/>
          <w:lang w:val="en-US"/>
        </w:rPr>
        <w:t xml:space="preserve"> S</w:t>
      </w:r>
      <w:r w:rsidRPr="007B76CE">
        <w:rPr>
          <w:rFonts w:eastAsia="Times New Roman" w:cs="Times New Roman"/>
          <w:sz w:val="24"/>
          <w:szCs w:val="24"/>
          <w:lang w:val="en-US"/>
        </w:rPr>
        <w:t>tyle</w:t>
      </w:r>
      <w:r w:rsidRPr="007B76CE">
        <w:rPr>
          <w:rFonts w:eastAsia="Times New Roman" w:cs="Times New Roman"/>
          <w:b w:val="0"/>
          <w:sz w:val="24"/>
          <w:szCs w:val="24"/>
          <w:lang w:val="en-US"/>
        </w:rPr>
        <w:t xml:space="preserve"> S</w:t>
      </w:r>
      <w:r w:rsidRPr="007B76CE">
        <w:rPr>
          <w:rFonts w:eastAsia="Times New Roman" w:cs="Times New Roman"/>
          <w:sz w:val="24"/>
          <w:szCs w:val="24"/>
          <w:lang w:val="en-US"/>
        </w:rPr>
        <w:t>heets</w:t>
      </w:r>
      <w:r w:rsidRPr="007B76CE">
        <w:rPr>
          <w:rFonts w:eastAsia="Times New Roman" w:cs="Times New Roman"/>
          <w:sz w:val="24"/>
          <w:szCs w:val="24"/>
          <w:lang w:val="en-US"/>
        </w:rPr>
        <w:br/>
      </w:r>
      <w:r w:rsidRPr="007B76CE">
        <w:rPr>
          <w:rFonts w:eastAsia="Times New Roman" w:cs="Times New Roman"/>
          <w:b w:val="0"/>
          <w:sz w:val="24"/>
          <w:szCs w:val="24"/>
          <w:lang w:val="en-US"/>
        </w:rPr>
        <w:t>DML</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D</w:t>
      </w:r>
      <w:r w:rsidRPr="007B76CE">
        <w:rPr>
          <w:rFonts w:eastAsia="Times New Roman" w:cs="Times New Roman"/>
          <w:sz w:val="24"/>
          <w:szCs w:val="24"/>
          <w:lang w:val="en-US"/>
        </w:rPr>
        <w:t>ata</w:t>
      </w:r>
      <w:r w:rsidRPr="007B76CE">
        <w:rPr>
          <w:rFonts w:eastAsia="Times New Roman" w:cs="Times New Roman"/>
          <w:b w:val="0"/>
          <w:sz w:val="24"/>
          <w:szCs w:val="24"/>
          <w:lang w:val="en-US"/>
        </w:rPr>
        <w:t xml:space="preserve"> M</w:t>
      </w:r>
      <w:r w:rsidRPr="007B76CE">
        <w:rPr>
          <w:rFonts w:eastAsia="Times New Roman" w:cs="Times New Roman"/>
          <w:sz w:val="24"/>
          <w:szCs w:val="24"/>
          <w:lang w:val="en-US"/>
        </w:rPr>
        <w:t>anipulation</w:t>
      </w:r>
      <w:r w:rsidRPr="007B76CE">
        <w:rPr>
          <w:rFonts w:eastAsia="Times New Roman" w:cs="Times New Roman"/>
          <w:b w:val="0"/>
          <w:sz w:val="24"/>
          <w:szCs w:val="24"/>
          <w:lang w:val="en-US"/>
        </w:rPr>
        <w:t xml:space="preserve"> L</w:t>
      </w:r>
      <w:r w:rsidRPr="007B76CE">
        <w:rPr>
          <w:rFonts w:eastAsia="Times New Roman" w:cs="Times New Roman"/>
          <w:sz w:val="24"/>
          <w:szCs w:val="24"/>
          <w:lang w:val="en-US"/>
        </w:rPr>
        <w:t>anguage</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HTA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H</w:t>
      </w:r>
      <w:r w:rsidRPr="007B76CE">
        <w:rPr>
          <w:rFonts w:eastAsia="Times New Roman" w:cs="Times New Roman"/>
          <w:sz w:val="24"/>
          <w:szCs w:val="24"/>
          <w:lang w:val="en-US"/>
        </w:rPr>
        <w:t>ierarchical</w:t>
      </w:r>
      <w:r w:rsidRPr="007B76CE">
        <w:rPr>
          <w:rFonts w:eastAsia="Times New Roman" w:cs="Times New Roman"/>
          <w:b w:val="0"/>
          <w:sz w:val="24"/>
          <w:szCs w:val="24"/>
          <w:lang w:val="en-US"/>
        </w:rPr>
        <w:t xml:space="preserve"> T</w:t>
      </w:r>
      <w:r w:rsidRPr="007B76CE">
        <w:rPr>
          <w:rFonts w:eastAsia="Times New Roman" w:cs="Times New Roman"/>
          <w:sz w:val="24"/>
          <w:szCs w:val="24"/>
          <w:lang w:val="en-US"/>
        </w:rPr>
        <w:t xml:space="preserve">ask </w:t>
      </w:r>
      <w:r w:rsidRPr="007B76CE">
        <w:rPr>
          <w:rFonts w:eastAsia="Times New Roman" w:cs="Times New Roman"/>
          <w:b w:val="0"/>
          <w:sz w:val="24"/>
          <w:szCs w:val="24"/>
          <w:lang w:val="en-US"/>
        </w:rPr>
        <w:t>A</w:t>
      </w:r>
      <w:r w:rsidRPr="007B76CE">
        <w:rPr>
          <w:rFonts w:eastAsia="Times New Roman" w:cs="Times New Roman"/>
          <w:sz w:val="24"/>
          <w:szCs w:val="24"/>
          <w:lang w:val="en-US"/>
        </w:rPr>
        <w:t>nalysis</w:t>
      </w:r>
      <w:r w:rsidRPr="007B76CE">
        <w:rPr>
          <w:rFonts w:eastAsia="Times New Roman" w:cs="Times New Roman"/>
          <w:sz w:val="24"/>
          <w:szCs w:val="24"/>
          <w:lang w:val="en-US"/>
        </w:rPr>
        <w:br/>
      </w:r>
      <w:r w:rsidRPr="007B76CE">
        <w:rPr>
          <w:rFonts w:eastAsia="Times New Roman" w:cs="Times New Roman"/>
          <w:b w:val="0"/>
          <w:sz w:val="24"/>
          <w:szCs w:val="24"/>
          <w:lang w:val="en-US"/>
        </w:rPr>
        <w:t>HTML</w:t>
      </w:r>
      <w:r w:rsidRPr="007B76CE">
        <w:rPr>
          <w:rFonts w:eastAsia="Times New Roman" w:cs="Times New Roman"/>
          <w:b w:val="0"/>
          <w:sz w:val="24"/>
          <w:szCs w:val="24"/>
          <w:lang w:val="en-US"/>
        </w:rPr>
        <w:tab/>
      </w:r>
      <w:r w:rsidR="002A05F6">
        <w:rPr>
          <w:rFonts w:eastAsia="Times New Roman" w:cs="Times New Roman"/>
          <w:b w:val="0"/>
          <w:sz w:val="24"/>
          <w:szCs w:val="24"/>
          <w:lang w:val="en-US"/>
        </w:rPr>
        <w:tab/>
      </w:r>
      <w:r w:rsidRPr="007B76CE">
        <w:rPr>
          <w:rFonts w:eastAsia="Times New Roman" w:cs="Times New Roman"/>
          <w:b w:val="0"/>
          <w:color w:val="222222"/>
          <w:sz w:val="24"/>
          <w:szCs w:val="24"/>
          <w:highlight w:val="white"/>
          <w:lang w:val="en-US"/>
        </w:rPr>
        <w:t>H</w:t>
      </w:r>
      <w:r w:rsidRPr="007B76CE">
        <w:rPr>
          <w:rFonts w:eastAsia="Times New Roman" w:cs="Times New Roman"/>
          <w:color w:val="222222"/>
          <w:sz w:val="24"/>
          <w:szCs w:val="24"/>
          <w:highlight w:val="white"/>
          <w:lang w:val="en-US"/>
        </w:rPr>
        <w:t>ypertext</w:t>
      </w:r>
      <w:r w:rsidRPr="007B76CE">
        <w:rPr>
          <w:rFonts w:eastAsia="Times New Roman" w:cs="Times New Roman"/>
          <w:b w:val="0"/>
          <w:color w:val="222222"/>
          <w:sz w:val="24"/>
          <w:szCs w:val="24"/>
          <w:highlight w:val="white"/>
          <w:lang w:val="en-US"/>
        </w:rPr>
        <w:t xml:space="preserve"> M</w:t>
      </w:r>
      <w:r w:rsidRPr="007B76CE">
        <w:rPr>
          <w:rFonts w:eastAsia="Times New Roman" w:cs="Times New Roman"/>
          <w:color w:val="222222"/>
          <w:sz w:val="24"/>
          <w:szCs w:val="24"/>
          <w:highlight w:val="white"/>
          <w:lang w:val="en-US"/>
        </w:rPr>
        <w:t>arkup</w:t>
      </w:r>
      <w:r w:rsidRPr="007B76CE">
        <w:rPr>
          <w:rFonts w:eastAsia="Times New Roman" w:cs="Times New Roman"/>
          <w:b w:val="0"/>
          <w:color w:val="222222"/>
          <w:sz w:val="24"/>
          <w:szCs w:val="24"/>
          <w:highlight w:val="white"/>
          <w:lang w:val="en-US"/>
        </w:rPr>
        <w:t xml:space="preserve"> L</w:t>
      </w:r>
      <w:r w:rsidRPr="007B76CE">
        <w:rPr>
          <w:rFonts w:eastAsia="Times New Roman" w:cs="Times New Roman"/>
          <w:color w:val="222222"/>
          <w:sz w:val="24"/>
          <w:szCs w:val="24"/>
          <w:highlight w:val="white"/>
          <w:lang w:val="en-US"/>
        </w:rPr>
        <w:t>anguage</w:t>
      </w:r>
      <w:r w:rsidRPr="007B76CE">
        <w:rPr>
          <w:rFonts w:eastAsia="Times New Roman" w:cs="Times New Roman"/>
          <w:color w:val="222222"/>
          <w:sz w:val="24"/>
          <w:szCs w:val="24"/>
          <w:highlight w:val="white"/>
          <w:lang w:val="en-US"/>
        </w:rPr>
        <w:br/>
      </w:r>
      <w:r w:rsidRPr="007B76CE">
        <w:rPr>
          <w:rFonts w:eastAsia="Times New Roman" w:cs="Times New Roman"/>
          <w:b w:val="0"/>
          <w:sz w:val="24"/>
          <w:szCs w:val="24"/>
          <w:lang w:val="en-US"/>
        </w:rPr>
        <w:t xml:space="preserve">HTTP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H</w:t>
      </w:r>
      <w:r w:rsidRPr="007B76CE">
        <w:rPr>
          <w:rFonts w:eastAsia="Times New Roman" w:cs="Times New Roman"/>
          <w:sz w:val="24"/>
          <w:szCs w:val="24"/>
          <w:lang w:val="en-US"/>
        </w:rPr>
        <w:t>yper</w:t>
      </w:r>
      <w:r w:rsidRPr="007B76CE">
        <w:rPr>
          <w:rFonts w:eastAsia="Times New Roman" w:cs="Times New Roman"/>
          <w:b w:val="0"/>
          <w:sz w:val="24"/>
          <w:szCs w:val="24"/>
          <w:lang w:val="en-US"/>
        </w:rPr>
        <w:t xml:space="preserve"> T</w:t>
      </w:r>
      <w:r w:rsidRPr="007B76CE">
        <w:rPr>
          <w:rFonts w:eastAsia="Times New Roman" w:cs="Times New Roman"/>
          <w:sz w:val="24"/>
          <w:szCs w:val="24"/>
          <w:lang w:val="en-US"/>
        </w:rPr>
        <w:t>ext</w:t>
      </w:r>
      <w:r w:rsidRPr="007B76CE">
        <w:rPr>
          <w:rFonts w:eastAsia="Times New Roman" w:cs="Times New Roman"/>
          <w:b w:val="0"/>
          <w:sz w:val="24"/>
          <w:szCs w:val="24"/>
          <w:lang w:val="en-US"/>
        </w:rPr>
        <w:t xml:space="preserve"> T</w:t>
      </w:r>
      <w:r w:rsidRPr="007B76CE">
        <w:rPr>
          <w:rFonts w:eastAsia="Times New Roman" w:cs="Times New Roman"/>
          <w:sz w:val="24"/>
          <w:szCs w:val="24"/>
          <w:lang w:val="en-US"/>
        </w:rPr>
        <w:t>ransfer</w:t>
      </w:r>
      <w:r w:rsidRPr="007B76CE">
        <w:rPr>
          <w:rFonts w:eastAsia="Times New Roman" w:cs="Times New Roman"/>
          <w:b w:val="0"/>
          <w:sz w:val="24"/>
          <w:szCs w:val="24"/>
          <w:lang w:val="en-US"/>
        </w:rPr>
        <w:t xml:space="preserve"> P</w:t>
      </w:r>
      <w:r w:rsidRPr="007B76CE">
        <w:rPr>
          <w:rFonts w:eastAsia="Times New Roman" w:cs="Times New Roman"/>
          <w:sz w:val="24"/>
          <w:szCs w:val="24"/>
          <w:lang w:val="en-US"/>
        </w:rPr>
        <w:t>rotocol</w:t>
      </w:r>
      <w:r w:rsidRPr="007B76CE">
        <w:rPr>
          <w:rFonts w:eastAsia="Times New Roman" w:cs="Times New Roman"/>
          <w:sz w:val="24"/>
          <w:szCs w:val="24"/>
          <w:lang w:val="en-US"/>
        </w:rPr>
        <w:br/>
      </w:r>
      <w:r w:rsidRPr="007B76CE">
        <w:rPr>
          <w:rFonts w:eastAsia="Times New Roman" w:cs="Times New Roman"/>
          <w:b w:val="0"/>
          <w:sz w:val="24"/>
          <w:szCs w:val="24"/>
          <w:lang w:val="en-US"/>
        </w:rPr>
        <w:t>IDE</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color w:val="202122"/>
          <w:sz w:val="24"/>
          <w:szCs w:val="24"/>
          <w:highlight w:val="white"/>
          <w:lang w:val="en-US"/>
        </w:rPr>
        <w:t>I</w:t>
      </w:r>
      <w:r w:rsidRPr="007B76CE">
        <w:rPr>
          <w:rFonts w:eastAsia="Times New Roman" w:cs="Times New Roman"/>
          <w:color w:val="202122"/>
          <w:sz w:val="24"/>
          <w:szCs w:val="24"/>
          <w:highlight w:val="white"/>
          <w:lang w:val="en-US"/>
        </w:rPr>
        <w:t>ntegrated</w:t>
      </w:r>
      <w:r w:rsidRPr="007B76CE">
        <w:rPr>
          <w:rFonts w:eastAsia="Times New Roman" w:cs="Times New Roman"/>
          <w:b w:val="0"/>
          <w:color w:val="202122"/>
          <w:sz w:val="24"/>
          <w:szCs w:val="24"/>
          <w:highlight w:val="white"/>
          <w:lang w:val="en-US"/>
        </w:rPr>
        <w:t xml:space="preserve"> D</w:t>
      </w:r>
      <w:r w:rsidRPr="007B76CE">
        <w:rPr>
          <w:rFonts w:eastAsia="Times New Roman" w:cs="Times New Roman"/>
          <w:color w:val="202122"/>
          <w:sz w:val="24"/>
          <w:szCs w:val="24"/>
          <w:highlight w:val="white"/>
          <w:lang w:val="en-US"/>
        </w:rPr>
        <w:t>evelopment</w:t>
      </w:r>
      <w:r w:rsidRPr="007B76CE">
        <w:rPr>
          <w:rFonts w:eastAsia="Times New Roman" w:cs="Times New Roman"/>
          <w:b w:val="0"/>
          <w:color w:val="202122"/>
          <w:sz w:val="24"/>
          <w:szCs w:val="24"/>
          <w:highlight w:val="white"/>
          <w:lang w:val="en-US"/>
        </w:rPr>
        <w:t xml:space="preserve"> E</w:t>
      </w:r>
      <w:r w:rsidRPr="007B76CE">
        <w:rPr>
          <w:rFonts w:eastAsia="Times New Roman" w:cs="Times New Roman"/>
          <w:color w:val="202122"/>
          <w:sz w:val="24"/>
          <w:szCs w:val="24"/>
          <w:highlight w:val="white"/>
          <w:lang w:val="en-US"/>
        </w:rPr>
        <w:t>nvironment</w:t>
      </w:r>
      <w:r w:rsidRPr="007B76CE">
        <w:rPr>
          <w:rFonts w:eastAsia="Times New Roman" w:cs="Times New Roman"/>
          <w:color w:val="202122"/>
          <w:sz w:val="24"/>
          <w:szCs w:val="24"/>
          <w:highlight w:val="white"/>
          <w:lang w:val="en-US"/>
        </w:rPr>
        <w:br/>
      </w:r>
      <w:proofErr w:type="spellStart"/>
      <w:r w:rsidRPr="007B76CE">
        <w:rPr>
          <w:rFonts w:eastAsia="Times New Roman" w:cs="Times New Roman"/>
          <w:b w:val="0"/>
          <w:sz w:val="24"/>
          <w:szCs w:val="24"/>
          <w:lang w:val="en-US"/>
        </w:rPr>
        <w:t>IoC</w:t>
      </w:r>
      <w:proofErr w:type="spellEnd"/>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I</w:t>
      </w:r>
      <w:r w:rsidRPr="007B76CE">
        <w:rPr>
          <w:rFonts w:eastAsia="Times New Roman" w:cs="Times New Roman"/>
          <w:sz w:val="24"/>
          <w:szCs w:val="24"/>
          <w:lang w:val="en-US"/>
        </w:rPr>
        <w:t xml:space="preserve">nversion </w:t>
      </w:r>
      <w:r w:rsidRPr="007B76CE">
        <w:rPr>
          <w:rFonts w:eastAsia="Times New Roman" w:cs="Times New Roman"/>
          <w:b w:val="0"/>
          <w:sz w:val="24"/>
          <w:szCs w:val="24"/>
          <w:lang w:val="en-US"/>
        </w:rPr>
        <w:t>o</w:t>
      </w:r>
      <w:r w:rsidRPr="007B76CE">
        <w:rPr>
          <w:rFonts w:eastAsia="Times New Roman" w:cs="Times New Roman"/>
          <w:sz w:val="24"/>
          <w:szCs w:val="24"/>
          <w:lang w:val="en-US"/>
        </w:rPr>
        <w:t xml:space="preserve">f </w:t>
      </w:r>
      <w:r w:rsidRPr="007B76CE">
        <w:rPr>
          <w:rFonts w:eastAsia="Times New Roman" w:cs="Times New Roman"/>
          <w:b w:val="0"/>
          <w:sz w:val="24"/>
          <w:szCs w:val="24"/>
          <w:lang w:val="en-US"/>
        </w:rPr>
        <w:t>C</w:t>
      </w:r>
      <w:r w:rsidRPr="007B76CE">
        <w:rPr>
          <w:rFonts w:eastAsia="Times New Roman" w:cs="Times New Roman"/>
          <w:sz w:val="24"/>
          <w:szCs w:val="24"/>
          <w:lang w:val="en-US"/>
        </w:rPr>
        <w:t>ontrol</w:t>
      </w:r>
      <w:r w:rsidRPr="007B76CE">
        <w:rPr>
          <w:rFonts w:eastAsia="Times New Roman" w:cs="Times New Roman"/>
          <w:sz w:val="24"/>
          <w:szCs w:val="24"/>
          <w:lang w:val="en-US"/>
        </w:rPr>
        <w:br/>
      </w:r>
      <w:r w:rsidRPr="007B76CE">
        <w:rPr>
          <w:rFonts w:eastAsia="Times New Roman" w:cs="Times New Roman"/>
          <w:b w:val="0"/>
          <w:sz w:val="24"/>
          <w:szCs w:val="24"/>
          <w:lang w:val="en-US"/>
        </w:rPr>
        <w:t>JVM</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J</w:t>
      </w:r>
      <w:r w:rsidRPr="007B76CE">
        <w:rPr>
          <w:rFonts w:eastAsia="Times New Roman" w:cs="Times New Roman"/>
          <w:sz w:val="24"/>
          <w:szCs w:val="24"/>
          <w:lang w:val="en-US"/>
        </w:rPr>
        <w:t>ava</w:t>
      </w:r>
      <w:r w:rsidRPr="007B76CE">
        <w:rPr>
          <w:rFonts w:eastAsia="Times New Roman" w:cs="Times New Roman"/>
          <w:b w:val="0"/>
          <w:sz w:val="24"/>
          <w:szCs w:val="24"/>
          <w:lang w:val="en-US"/>
        </w:rPr>
        <w:t xml:space="preserve"> V</w:t>
      </w:r>
      <w:r w:rsidRPr="007B76CE">
        <w:rPr>
          <w:rFonts w:eastAsia="Times New Roman" w:cs="Times New Roman"/>
          <w:sz w:val="24"/>
          <w:szCs w:val="24"/>
          <w:lang w:val="en-US"/>
        </w:rPr>
        <w:t xml:space="preserve">irtual </w:t>
      </w:r>
      <w:r w:rsidRPr="007B76CE">
        <w:rPr>
          <w:rFonts w:eastAsia="Times New Roman" w:cs="Times New Roman"/>
          <w:b w:val="0"/>
          <w:sz w:val="24"/>
          <w:szCs w:val="24"/>
          <w:lang w:val="en-US"/>
        </w:rPr>
        <w:t>M</w:t>
      </w:r>
      <w:r w:rsidRPr="007B76CE">
        <w:rPr>
          <w:rFonts w:eastAsia="Times New Roman" w:cs="Times New Roman"/>
          <w:sz w:val="24"/>
          <w:szCs w:val="24"/>
          <w:lang w:val="en-US"/>
        </w:rPr>
        <w:t>achine</w:t>
      </w:r>
      <w:r w:rsidRPr="007B76CE">
        <w:rPr>
          <w:rFonts w:eastAsia="Times New Roman" w:cs="Times New Roman"/>
          <w:sz w:val="24"/>
          <w:szCs w:val="24"/>
          <w:lang w:val="en-US"/>
        </w:rPr>
        <w:br/>
      </w:r>
      <w:r w:rsidRPr="007B76CE">
        <w:rPr>
          <w:rFonts w:eastAsia="Times New Roman" w:cs="Times New Roman"/>
          <w:b w:val="0"/>
          <w:sz w:val="24"/>
          <w:szCs w:val="24"/>
          <w:lang w:val="en-US"/>
        </w:rPr>
        <w:t>JWT</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J</w:t>
      </w:r>
      <w:r w:rsidRPr="007B76CE">
        <w:rPr>
          <w:rFonts w:eastAsia="Times New Roman" w:cs="Times New Roman"/>
          <w:sz w:val="24"/>
          <w:szCs w:val="24"/>
          <w:lang w:val="en-US"/>
        </w:rPr>
        <w:t>son</w:t>
      </w:r>
      <w:r w:rsidRPr="007B76CE">
        <w:rPr>
          <w:rFonts w:eastAsia="Times New Roman" w:cs="Times New Roman"/>
          <w:b w:val="0"/>
          <w:sz w:val="24"/>
          <w:szCs w:val="24"/>
          <w:lang w:val="en-US"/>
        </w:rPr>
        <w:t xml:space="preserve"> W</w:t>
      </w:r>
      <w:r w:rsidRPr="007B76CE">
        <w:rPr>
          <w:rFonts w:eastAsia="Times New Roman" w:cs="Times New Roman"/>
          <w:sz w:val="24"/>
          <w:szCs w:val="24"/>
          <w:lang w:val="en-US"/>
        </w:rPr>
        <w:t>eb</w:t>
      </w:r>
      <w:r w:rsidRPr="007B76CE">
        <w:rPr>
          <w:rFonts w:eastAsia="Times New Roman" w:cs="Times New Roman"/>
          <w:b w:val="0"/>
          <w:sz w:val="24"/>
          <w:szCs w:val="24"/>
          <w:lang w:val="en-US"/>
        </w:rPr>
        <w:t xml:space="preserve"> T</w:t>
      </w:r>
      <w:r w:rsidRPr="007B76CE">
        <w:rPr>
          <w:rFonts w:eastAsia="Times New Roman" w:cs="Times New Roman"/>
          <w:sz w:val="24"/>
          <w:szCs w:val="24"/>
          <w:lang w:val="en-US"/>
        </w:rPr>
        <w:t>oken</w:t>
      </w:r>
      <w:r w:rsidRPr="007B76CE">
        <w:rPr>
          <w:rFonts w:eastAsia="Times New Roman" w:cs="Times New Roman"/>
          <w:sz w:val="24"/>
          <w:szCs w:val="24"/>
          <w:lang w:val="en-US"/>
        </w:rPr>
        <w:br/>
      </w:r>
      <w:r w:rsidRPr="007B76CE">
        <w:rPr>
          <w:rFonts w:eastAsia="Times New Roman" w:cs="Times New Roman"/>
          <w:b w:val="0"/>
          <w:sz w:val="24"/>
          <w:szCs w:val="24"/>
          <w:lang w:val="en-US"/>
        </w:rPr>
        <w:t>MVC</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M</w:t>
      </w:r>
      <w:r w:rsidRPr="007B76CE">
        <w:rPr>
          <w:rFonts w:eastAsia="Times New Roman" w:cs="Times New Roman"/>
          <w:sz w:val="24"/>
          <w:szCs w:val="24"/>
          <w:lang w:val="en-US"/>
        </w:rPr>
        <w:t xml:space="preserve">odel </w:t>
      </w:r>
      <w:r w:rsidRPr="007B76CE">
        <w:rPr>
          <w:rFonts w:eastAsia="Times New Roman" w:cs="Times New Roman"/>
          <w:b w:val="0"/>
          <w:sz w:val="24"/>
          <w:szCs w:val="24"/>
          <w:lang w:val="en-US"/>
        </w:rPr>
        <w:t>V</w:t>
      </w:r>
      <w:r w:rsidRPr="007B76CE">
        <w:rPr>
          <w:rFonts w:eastAsia="Times New Roman" w:cs="Times New Roman"/>
          <w:sz w:val="24"/>
          <w:szCs w:val="24"/>
          <w:lang w:val="en-US"/>
        </w:rPr>
        <w:t xml:space="preserve">iew </w:t>
      </w:r>
      <w:r w:rsidRPr="007B76CE">
        <w:rPr>
          <w:rFonts w:eastAsia="Times New Roman" w:cs="Times New Roman"/>
          <w:b w:val="0"/>
          <w:sz w:val="24"/>
          <w:szCs w:val="24"/>
          <w:lang w:val="en-US"/>
        </w:rPr>
        <w:t>C</w:t>
      </w:r>
      <w:r w:rsidRPr="007B76CE">
        <w:rPr>
          <w:rFonts w:eastAsia="Times New Roman" w:cs="Times New Roman"/>
          <w:sz w:val="24"/>
          <w:szCs w:val="24"/>
          <w:lang w:val="en-US"/>
        </w:rPr>
        <w:t>ontroller</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ORM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O</w:t>
      </w:r>
      <w:r w:rsidRPr="007B76CE">
        <w:rPr>
          <w:rFonts w:eastAsia="Times New Roman" w:cs="Times New Roman"/>
          <w:sz w:val="24"/>
          <w:szCs w:val="24"/>
          <w:lang w:val="en-US"/>
        </w:rPr>
        <w:t>bject</w:t>
      </w:r>
      <w:r w:rsidRPr="007B76CE">
        <w:rPr>
          <w:rFonts w:eastAsia="Times New Roman" w:cs="Times New Roman"/>
          <w:b w:val="0"/>
          <w:sz w:val="24"/>
          <w:szCs w:val="24"/>
          <w:lang w:val="en-US"/>
        </w:rPr>
        <w:t xml:space="preserve"> R</w:t>
      </w:r>
      <w:r w:rsidRPr="007B76CE">
        <w:rPr>
          <w:rFonts w:eastAsia="Times New Roman" w:cs="Times New Roman"/>
          <w:sz w:val="24"/>
          <w:szCs w:val="24"/>
          <w:lang w:val="en-US"/>
        </w:rPr>
        <w:t>elational</w:t>
      </w:r>
      <w:r w:rsidRPr="007B76CE">
        <w:rPr>
          <w:rFonts w:eastAsia="Times New Roman" w:cs="Times New Roman"/>
          <w:b w:val="0"/>
          <w:sz w:val="24"/>
          <w:szCs w:val="24"/>
          <w:lang w:val="en-US"/>
        </w:rPr>
        <w:t xml:space="preserve"> M</w:t>
      </w:r>
      <w:r w:rsidRPr="007B76CE">
        <w:rPr>
          <w:rFonts w:eastAsia="Times New Roman" w:cs="Times New Roman"/>
          <w:sz w:val="24"/>
          <w:szCs w:val="24"/>
          <w:lang w:val="en-US"/>
        </w:rPr>
        <w:t>apping</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REST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highlight w:val="white"/>
          <w:lang w:val="en-US"/>
        </w:rPr>
        <w:t>R</w:t>
      </w:r>
      <w:r w:rsidRPr="007B76CE">
        <w:rPr>
          <w:rFonts w:eastAsia="Times New Roman" w:cs="Times New Roman"/>
          <w:sz w:val="24"/>
          <w:szCs w:val="24"/>
          <w:highlight w:val="white"/>
          <w:lang w:val="en-US"/>
        </w:rPr>
        <w:t xml:space="preserve">epresentational </w:t>
      </w:r>
      <w:r w:rsidRPr="007B76CE">
        <w:rPr>
          <w:rFonts w:eastAsia="Times New Roman" w:cs="Times New Roman"/>
          <w:b w:val="0"/>
          <w:sz w:val="24"/>
          <w:szCs w:val="24"/>
          <w:highlight w:val="white"/>
          <w:lang w:val="en-US"/>
        </w:rPr>
        <w:t>S</w:t>
      </w:r>
      <w:r w:rsidRPr="007B76CE">
        <w:rPr>
          <w:rFonts w:eastAsia="Times New Roman" w:cs="Times New Roman"/>
          <w:sz w:val="24"/>
          <w:szCs w:val="24"/>
          <w:highlight w:val="white"/>
          <w:lang w:val="en-US"/>
        </w:rPr>
        <w:t xml:space="preserve">tate </w:t>
      </w:r>
      <w:r w:rsidRPr="007B76CE">
        <w:rPr>
          <w:rFonts w:eastAsia="Times New Roman" w:cs="Times New Roman"/>
          <w:b w:val="0"/>
          <w:sz w:val="24"/>
          <w:szCs w:val="24"/>
          <w:highlight w:val="white"/>
          <w:lang w:val="en-US"/>
        </w:rPr>
        <w:t>T</w:t>
      </w:r>
      <w:r w:rsidRPr="007B76CE">
        <w:rPr>
          <w:rFonts w:eastAsia="Times New Roman" w:cs="Times New Roman"/>
          <w:sz w:val="24"/>
          <w:szCs w:val="24"/>
          <w:highlight w:val="white"/>
          <w:lang w:val="en-US"/>
        </w:rPr>
        <w:t>ransfer</w:t>
      </w:r>
      <w:r w:rsidRPr="007B76CE">
        <w:rPr>
          <w:rFonts w:eastAsia="Times New Roman" w:cs="Times New Roman"/>
          <w:sz w:val="24"/>
          <w:szCs w:val="24"/>
          <w:highlight w:val="white"/>
          <w:lang w:val="en-US"/>
        </w:rPr>
        <w:br/>
      </w:r>
      <w:r w:rsidRPr="007B76CE">
        <w:rPr>
          <w:rFonts w:eastAsia="Times New Roman" w:cs="Times New Roman"/>
          <w:b w:val="0"/>
          <w:sz w:val="24"/>
          <w:szCs w:val="24"/>
          <w:lang w:val="en-US"/>
        </w:rPr>
        <w:t>RFC</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color w:val="222222"/>
          <w:sz w:val="24"/>
          <w:szCs w:val="24"/>
          <w:highlight w:val="white"/>
          <w:lang w:val="en-US"/>
        </w:rPr>
        <w:t>R</w:t>
      </w:r>
      <w:r w:rsidRPr="007B76CE">
        <w:rPr>
          <w:rFonts w:eastAsia="Times New Roman" w:cs="Times New Roman"/>
          <w:color w:val="222222"/>
          <w:sz w:val="24"/>
          <w:szCs w:val="24"/>
          <w:highlight w:val="white"/>
          <w:lang w:val="en-US"/>
        </w:rPr>
        <w:t xml:space="preserve">equest </w:t>
      </w:r>
      <w:r w:rsidRPr="007B76CE">
        <w:rPr>
          <w:rFonts w:eastAsia="Times New Roman" w:cs="Times New Roman"/>
          <w:b w:val="0"/>
          <w:color w:val="222222"/>
          <w:sz w:val="24"/>
          <w:szCs w:val="24"/>
          <w:highlight w:val="white"/>
          <w:lang w:val="en-US"/>
        </w:rPr>
        <w:t>f</w:t>
      </w:r>
      <w:r w:rsidRPr="007B76CE">
        <w:rPr>
          <w:rFonts w:eastAsia="Times New Roman" w:cs="Times New Roman"/>
          <w:color w:val="222222"/>
          <w:sz w:val="24"/>
          <w:szCs w:val="24"/>
          <w:highlight w:val="white"/>
          <w:lang w:val="en-US"/>
        </w:rPr>
        <w:t>or</w:t>
      </w:r>
      <w:r w:rsidRPr="007B76CE">
        <w:rPr>
          <w:rFonts w:eastAsia="Times New Roman" w:cs="Times New Roman"/>
          <w:b w:val="0"/>
          <w:color w:val="222222"/>
          <w:sz w:val="24"/>
          <w:szCs w:val="24"/>
          <w:highlight w:val="white"/>
          <w:lang w:val="en-US"/>
        </w:rPr>
        <w:t xml:space="preserve"> C</w:t>
      </w:r>
      <w:r w:rsidRPr="007B76CE">
        <w:rPr>
          <w:rFonts w:eastAsia="Times New Roman" w:cs="Times New Roman"/>
          <w:color w:val="222222"/>
          <w:sz w:val="24"/>
          <w:szCs w:val="24"/>
          <w:highlight w:val="white"/>
          <w:lang w:val="en-US"/>
        </w:rPr>
        <w:t>omments</w:t>
      </w:r>
      <w:r w:rsidRPr="007B76CE">
        <w:rPr>
          <w:rFonts w:eastAsia="Times New Roman" w:cs="Times New Roman"/>
          <w:b w:val="0"/>
          <w:sz w:val="24"/>
          <w:szCs w:val="24"/>
          <w:lang w:val="en-US"/>
        </w:rPr>
        <w:br/>
      </w:r>
      <w:r w:rsidRPr="007B76CE">
        <w:rPr>
          <w:rFonts w:eastAsia="Times New Roman" w:cs="Times New Roman"/>
          <w:b w:val="0"/>
          <w:sz w:val="24"/>
          <w:szCs w:val="24"/>
          <w:lang w:val="en-US"/>
        </w:rPr>
        <w:t>SaaS</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S</w:t>
      </w:r>
      <w:r w:rsidRPr="007B76CE">
        <w:rPr>
          <w:rFonts w:eastAsia="Times New Roman" w:cs="Times New Roman"/>
          <w:sz w:val="24"/>
          <w:szCs w:val="24"/>
          <w:lang w:val="en-US"/>
        </w:rPr>
        <w:t>olution</w:t>
      </w:r>
      <w:r w:rsidRPr="007B76CE">
        <w:rPr>
          <w:rFonts w:eastAsia="Times New Roman" w:cs="Times New Roman"/>
          <w:b w:val="0"/>
          <w:sz w:val="24"/>
          <w:szCs w:val="24"/>
          <w:lang w:val="en-US"/>
        </w:rPr>
        <w:t xml:space="preserve"> a</w:t>
      </w:r>
      <w:r w:rsidRPr="007B76CE">
        <w:rPr>
          <w:rFonts w:eastAsia="Times New Roman" w:cs="Times New Roman"/>
          <w:sz w:val="24"/>
          <w:szCs w:val="24"/>
          <w:lang w:val="en-US"/>
        </w:rPr>
        <w:t xml:space="preserve">s </w:t>
      </w:r>
      <w:r w:rsidRPr="007B76CE">
        <w:rPr>
          <w:rFonts w:eastAsia="Times New Roman" w:cs="Times New Roman"/>
          <w:b w:val="0"/>
          <w:sz w:val="24"/>
          <w:szCs w:val="24"/>
          <w:lang w:val="en-US"/>
        </w:rPr>
        <w:t>a</w:t>
      </w:r>
      <w:r w:rsidRPr="007B76CE">
        <w:rPr>
          <w:rFonts w:eastAsia="Times New Roman" w:cs="Times New Roman"/>
          <w:sz w:val="24"/>
          <w:szCs w:val="24"/>
          <w:lang w:val="en-US"/>
        </w:rPr>
        <w:t xml:space="preserve"> </w:t>
      </w:r>
      <w:r w:rsidRPr="007B76CE">
        <w:rPr>
          <w:rFonts w:eastAsia="Times New Roman" w:cs="Times New Roman"/>
          <w:b w:val="0"/>
          <w:sz w:val="24"/>
          <w:szCs w:val="24"/>
          <w:lang w:val="en-US"/>
        </w:rPr>
        <w:t>S</w:t>
      </w:r>
      <w:r w:rsidRPr="007B76CE">
        <w:rPr>
          <w:rFonts w:eastAsia="Times New Roman" w:cs="Times New Roman"/>
          <w:sz w:val="24"/>
          <w:szCs w:val="24"/>
          <w:lang w:val="en-US"/>
        </w:rPr>
        <w:t>ervice</w:t>
      </w:r>
      <w:r w:rsidRPr="007B76CE">
        <w:rPr>
          <w:rFonts w:eastAsia="Times New Roman" w:cs="Times New Roman"/>
          <w:sz w:val="24"/>
          <w:szCs w:val="24"/>
          <w:lang w:val="en-US"/>
        </w:rPr>
        <w:br/>
      </w:r>
      <w:r w:rsidRPr="007B76CE">
        <w:rPr>
          <w:rFonts w:eastAsia="Times New Roman" w:cs="Times New Roman"/>
          <w:b w:val="0"/>
          <w:sz w:val="24"/>
          <w:szCs w:val="24"/>
          <w:lang w:val="en-US"/>
        </w:rPr>
        <w:t>SDK</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S</w:t>
      </w:r>
      <w:r w:rsidRPr="007B76CE">
        <w:rPr>
          <w:rFonts w:eastAsia="Times New Roman" w:cs="Times New Roman"/>
          <w:sz w:val="24"/>
          <w:szCs w:val="24"/>
          <w:lang w:val="en-US"/>
        </w:rPr>
        <w:t>oftware</w:t>
      </w:r>
      <w:r w:rsidRPr="007B76CE">
        <w:rPr>
          <w:rFonts w:eastAsia="Times New Roman" w:cs="Times New Roman"/>
          <w:b w:val="0"/>
          <w:sz w:val="24"/>
          <w:szCs w:val="24"/>
          <w:lang w:val="en-US"/>
        </w:rPr>
        <w:t xml:space="preserve"> D</w:t>
      </w:r>
      <w:r w:rsidRPr="007B76CE">
        <w:rPr>
          <w:rFonts w:eastAsia="Times New Roman" w:cs="Times New Roman"/>
          <w:sz w:val="24"/>
          <w:szCs w:val="24"/>
          <w:lang w:val="en-US"/>
        </w:rPr>
        <w:t>evelopment</w:t>
      </w:r>
      <w:r w:rsidRPr="007B76CE">
        <w:rPr>
          <w:rFonts w:eastAsia="Times New Roman" w:cs="Times New Roman"/>
          <w:b w:val="0"/>
          <w:sz w:val="24"/>
          <w:szCs w:val="24"/>
          <w:lang w:val="en-US"/>
        </w:rPr>
        <w:t xml:space="preserve"> K</w:t>
      </w:r>
      <w:r w:rsidRPr="007B76CE">
        <w:rPr>
          <w:rFonts w:eastAsia="Times New Roman" w:cs="Times New Roman"/>
          <w:sz w:val="24"/>
          <w:szCs w:val="24"/>
          <w:lang w:val="en-US"/>
        </w:rPr>
        <w:t>it</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SOA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S</w:t>
      </w:r>
      <w:r w:rsidRPr="007B76CE">
        <w:rPr>
          <w:rFonts w:eastAsia="Times New Roman" w:cs="Times New Roman"/>
          <w:sz w:val="24"/>
          <w:szCs w:val="24"/>
          <w:lang w:val="en-US"/>
        </w:rPr>
        <w:t>ervice-</w:t>
      </w:r>
      <w:r w:rsidRPr="007B76CE">
        <w:rPr>
          <w:rFonts w:eastAsia="Times New Roman" w:cs="Times New Roman"/>
          <w:b w:val="0"/>
          <w:sz w:val="24"/>
          <w:szCs w:val="24"/>
          <w:lang w:val="en-US"/>
        </w:rPr>
        <w:t>O</w:t>
      </w:r>
      <w:r w:rsidRPr="007B76CE">
        <w:rPr>
          <w:rFonts w:eastAsia="Times New Roman" w:cs="Times New Roman"/>
          <w:sz w:val="24"/>
          <w:szCs w:val="24"/>
          <w:lang w:val="en-US"/>
        </w:rPr>
        <w:t xml:space="preserve">riented </w:t>
      </w:r>
      <w:r w:rsidRPr="007B76CE">
        <w:rPr>
          <w:rFonts w:eastAsia="Times New Roman" w:cs="Times New Roman"/>
          <w:b w:val="0"/>
          <w:sz w:val="24"/>
          <w:szCs w:val="24"/>
          <w:lang w:val="en-US"/>
        </w:rPr>
        <w:t>A</w:t>
      </w:r>
      <w:r w:rsidRPr="007B76CE">
        <w:rPr>
          <w:rFonts w:eastAsia="Times New Roman" w:cs="Times New Roman"/>
          <w:sz w:val="24"/>
          <w:szCs w:val="24"/>
          <w:lang w:val="en-US"/>
        </w:rPr>
        <w:t>rchitecture</w:t>
      </w:r>
      <w:r w:rsidRPr="007B76CE">
        <w:rPr>
          <w:rFonts w:eastAsia="Times New Roman" w:cs="Times New Roman"/>
          <w:sz w:val="24"/>
          <w:szCs w:val="24"/>
          <w:lang w:val="en-US"/>
        </w:rPr>
        <w:br/>
      </w:r>
      <w:r w:rsidRPr="007B76CE">
        <w:rPr>
          <w:rFonts w:eastAsia="Times New Roman" w:cs="Times New Roman"/>
          <w:b w:val="0"/>
          <w:sz w:val="24"/>
          <w:szCs w:val="24"/>
          <w:lang w:val="en-US"/>
        </w:rPr>
        <w:t>SoC</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S</w:t>
      </w:r>
      <w:r w:rsidRPr="007B76CE">
        <w:rPr>
          <w:rFonts w:eastAsia="Times New Roman" w:cs="Times New Roman"/>
          <w:sz w:val="24"/>
          <w:szCs w:val="24"/>
          <w:lang w:val="en-US"/>
        </w:rPr>
        <w:t>eparation</w:t>
      </w:r>
      <w:r w:rsidRPr="007B76CE">
        <w:rPr>
          <w:rFonts w:eastAsia="Times New Roman" w:cs="Times New Roman"/>
          <w:b w:val="0"/>
          <w:sz w:val="24"/>
          <w:szCs w:val="24"/>
          <w:lang w:val="en-US"/>
        </w:rPr>
        <w:t xml:space="preserve"> o</w:t>
      </w:r>
      <w:r w:rsidRPr="007B76CE">
        <w:rPr>
          <w:rFonts w:eastAsia="Times New Roman" w:cs="Times New Roman"/>
          <w:sz w:val="24"/>
          <w:szCs w:val="24"/>
          <w:lang w:val="en-US"/>
        </w:rPr>
        <w:t xml:space="preserve">f </w:t>
      </w:r>
      <w:r w:rsidRPr="007B76CE">
        <w:rPr>
          <w:rFonts w:eastAsia="Times New Roman" w:cs="Times New Roman"/>
          <w:b w:val="0"/>
          <w:sz w:val="24"/>
          <w:szCs w:val="24"/>
          <w:lang w:val="en-US"/>
        </w:rPr>
        <w:t>C</w:t>
      </w:r>
      <w:r w:rsidRPr="007B76CE">
        <w:rPr>
          <w:rFonts w:eastAsia="Times New Roman" w:cs="Times New Roman"/>
          <w:sz w:val="24"/>
          <w:szCs w:val="24"/>
          <w:lang w:val="en-US"/>
        </w:rPr>
        <w:t>oncerns</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SQL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S</w:t>
      </w:r>
      <w:r w:rsidRPr="007B76CE">
        <w:rPr>
          <w:rFonts w:eastAsia="Times New Roman" w:cs="Times New Roman"/>
          <w:sz w:val="24"/>
          <w:szCs w:val="24"/>
          <w:lang w:val="en-US"/>
        </w:rPr>
        <w:t xml:space="preserve">tructure </w:t>
      </w:r>
      <w:r w:rsidRPr="007B76CE">
        <w:rPr>
          <w:rFonts w:eastAsia="Times New Roman" w:cs="Times New Roman"/>
          <w:b w:val="0"/>
          <w:sz w:val="24"/>
          <w:szCs w:val="24"/>
          <w:lang w:val="en-US"/>
        </w:rPr>
        <w:t>Q</w:t>
      </w:r>
      <w:r w:rsidRPr="007B76CE">
        <w:rPr>
          <w:rFonts w:eastAsia="Times New Roman" w:cs="Times New Roman"/>
          <w:sz w:val="24"/>
          <w:szCs w:val="24"/>
          <w:lang w:val="en-US"/>
        </w:rPr>
        <w:t xml:space="preserve">uery </w:t>
      </w:r>
      <w:r w:rsidRPr="007B76CE">
        <w:rPr>
          <w:rFonts w:eastAsia="Times New Roman" w:cs="Times New Roman"/>
          <w:b w:val="0"/>
          <w:sz w:val="24"/>
          <w:szCs w:val="24"/>
          <w:lang w:val="en-US"/>
        </w:rPr>
        <w:t>L</w:t>
      </w:r>
      <w:r w:rsidRPr="007B76CE">
        <w:rPr>
          <w:rFonts w:eastAsia="Times New Roman" w:cs="Times New Roman"/>
          <w:sz w:val="24"/>
          <w:szCs w:val="24"/>
          <w:lang w:val="en-US"/>
        </w:rPr>
        <w:t>anguage</w:t>
      </w:r>
      <w:r w:rsidRPr="007B76CE">
        <w:rPr>
          <w:rFonts w:eastAsia="Times New Roman" w:cs="Times New Roman"/>
          <w:sz w:val="24"/>
          <w:szCs w:val="24"/>
          <w:lang w:val="en-US"/>
        </w:rPr>
        <w:br/>
      </w:r>
      <w:r w:rsidRPr="007B76CE">
        <w:rPr>
          <w:rFonts w:eastAsia="Times New Roman" w:cs="Times New Roman"/>
          <w:b w:val="0"/>
          <w:sz w:val="24"/>
          <w:szCs w:val="24"/>
          <w:lang w:val="en-US"/>
        </w:rPr>
        <w:t>SWOT</w:t>
      </w:r>
      <w:r w:rsidRPr="007B76CE">
        <w:rPr>
          <w:rFonts w:eastAsia="Times New Roman" w:cs="Times New Roman"/>
          <w:b w:val="0"/>
          <w:sz w:val="24"/>
          <w:szCs w:val="24"/>
          <w:lang w:val="en-US"/>
        </w:rPr>
        <w:tab/>
      </w:r>
      <w:r w:rsidR="002A05F6">
        <w:rPr>
          <w:rFonts w:eastAsia="Times New Roman" w:cs="Times New Roman"/>
          <w:b w:val="0"/>
          <w:sz w:val="24"/>
          <w:szCs w:val="24"/>
          <w:lang w:val="en-US"/>
        </w:rPr>
        <w:tab/>
      </w:r>
      <w:r w:rsidRPr="007B76CE">
        <w:rPr>
          <w:rFonts w:eastAsia="Times New Roman" w:cs="Times New Roman"/>
          <w:b w:val="0"/>
          <w:sz w:val="24"/>
          <w:szCs w:val="24"/>
          <w:lang w:val="en-US"/>
        </w:rPr>
        <w:t>S</w:t>
      </w:r>
      <w:r w:rsidRPr="007B76CE">
        <w:rPr>
          <w:rFonts w:eastAsia="Times New Roman" w:cs="Times New Roman"/>
          <w:sz w:val="24"/>
          <w:szCs w:val="24"/>
          <w:lang w:val="en-US"/>
        </w:rPr>
        <w:t xml:space="preserve">trengths, </w:t>
      </w:r>
      <w:r w:rsidRPr="007B76CE">
        <w:rPr>
          <w:rFonts w:eastAsia="Times New Roman" w:cs="Times New Roman"/>
          <w:b w:val="0"/>
          <w:sz w:val="24"/>
          <w:szCs w:val="24"/>
          <w:lang w:val="en-US"/>
        </w:rPr>
        <w:t>W</w:t>
      </w:r>
      <w:r w:rsidRPr="007B76CE">
        <w:rPr>
          <w:rFonts w:eastAsia="Times New Roman" w:cs="Times New Roman"/>
          <w:sz w:val="24"/>
          <w:szCs w:val="24"/>
          <w:lang w:val="en-US"/>
        </w:rPr>
        <w:t xml:space="preserve">eaknesses, </w:t>
      </w:r>
      <w:r w:rsidRPr="007B76CE">
        <w:rPr>
          <w:rFonts w:eastAsia="Times New Roman" w:cs="Times New Roman"/>
          <w:b w:val="0"/>
          <w:sz w:val="24"/>
          <w:szCs w:val="24"/>
          <w:lang w:val="en-US"/>
        </w:rPr>
        <w:t>O</w:t>
      </w:r>
      <w:r w:rsidRPr="007B76CE">
        <w:rPr>
          <w:rFonts w:eastAsia="Times New Roman" w:cs="Times New Roman"/>
          <w:sz w:val="24"/>
          <w:szCs w:val="24"/>
          <w:lang w:val="en-US"/>
        </w:rPr>
        <w:t xml:space="preserve">pportunities and </w:t>
      </w:r>
      <w:r w:rsidRPr="007B76CE">
        <w:rPr>
          <w:rFonts w:eastAsia="Times New Roman" w:cs="Times New Roman"/>
          <w:b w:val="0"/>
          <w:sz w:val="24"/>
          <w:szCs w:val="24"/>
          <w:lang w:val="en-US"/>
        </w:rPr>
        <w:t>T</w:t>
      </w:r>
      <w:r w:rsidRPr="007B76CE">
        <w:rPr>
          <w:rFonts w:eastAsia="Times New Roman" w:cs="Times New Roman"/>
          <w:sz w:val="24"/>
          <w:szCs w:val="24"/>
          <w:lang w:val="en-US"/>
        </w:rPr>
        <w:t xml:space="preserve">hreats </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TI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proofErr w:type="spellStart"/>
      <w:r w:rsidRPr="007B76CE">
        <w:rPr>
          <w:rFonts w:eastAsia="Times New Roman" w:cs="Times New Roman"/>
          <w:b w:val="0"/>
          <w:sz w:val="24"/>
          <w:szCs w:val="24"/>
          <w:lang w:val="en-US"/>
        </w:rPr>
        <w:t>T</w:t>
      </w:r>
      <w:r w:rsidRPr="007B76CE">
        <w:rPr>
          <w:rFonts w:eastAsia="Times New Roman" w:cs="Times New Roman"/>
          <w:sz w:val="24"/>
          <w:szCs w:val="24"/>
          <w:lang w:val="en-US"/>
        </w:rPr>
        <w:t>ecnologia</w:t>
      </w:r>
      <w:proofErr w:type="spellEnd"/>
      <w:r w:rsidRPr="007B76CE">
        <w:rPr>
          <w:rFonts w:eastAsia="Times New Roman" w:cs="Times New Roman"/>
          <w:b w:val="0"/>
          <w:sz w:val="24"/>
          <w:szCs w:val="24"/>
          <w:lang w:val="en-US"/>
        </w:rPr>
        <w:t xml:space="preserve"> </w:t>
      </w:r>
      <w:r w:rsidRPr="007B76CE">
        <w:rPr>
          <w:rFonts w:eastAsia="Times New Roman" w:cs="Times New Roman"/>
          <w:sz w:val="24"/>
          <w:szCs w:val="24"/>
          <w:lang w:val="en-US"/>
        </w:rPr>
        <w:t>da</w:t>
      </w:r>
      <w:r w:rsidRPr="007B76CE">
        <w:rPr>
          <w:rFonts w:eastAsia="Times New Roman" w:cs="Times New Roman"/>
          <w:b w:val="0"/>
          <w:sz w:val="24"/>
          <w:szCs w:val="24"/>
          <w:lang w:val="en-US"/>
        </w:rPr>
        <w:t xml:space="preserve"> </w:t>
      </w:r>
      <w:proofErr w:type="spellStart"/>
      <w:r w:rsidRPr="007B76CE">
        <w:rPr>
          <w:rFonts w:eastAsia="Times New Roman" w:cs="Times New Roman"/>
          <w:b w:val="0"/>
          <w:sz w:val="24"/>
          <w:szCs w:val="24"/>
          <w:lang w:val="en-US"/>
        </w:rPr>
        <w:t>I</w:t>
      </w:r>
      <w:r w:rsidRPr="007B76CE">
        <w:rPr>
          <w:rFonts w:eastAsia="Times New Roman" w:cs="Times New Roman"/>
          <w:sz w:val="24"/>
          <w:szCs w:val="24"/>
          <w:lang w:val="en-US"/>
        </w:rPr>
        <w:t>nformação</w:t>
      </w:r>
      <w:proofErr w:type="spellEnd"/>
      <w:r w:rsidRPr="007B76CE">
        <w:rPr>
          <w:rFonts w:eastAsia="Times New Roman" w:cs="Times New Roman"/>
          <w:sz w:val="24"/>
          <w:szCs w:val="24"/>
          <w:lang w:val="en-US"/>
        </w:rPr>
        <w:br/>
      </w:r>
      <w:r w:rsidRPr="007B76CE">
        <w:rPr>
          <w:rFonts w:eastAsia="Times New Roman" w:cs="Times New Roman"/>
          <w:b w:val="0"/>
          <w:sz w:val="24"/>
          <w:szCs w:val="24"/>
          <w:lang w:val="en-US"/>
        </w:rPr>
        <w:t xml:space="preserve">URL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U</w:t>
      </w:r>
      <w:r w:rsidRPr="007B76CE">
        <w:rPr>
          <w:rFonts w:eastAsia="Times New Roman" w:cs="Times New Roman"/>
          <w:sz w:val="24"/>
          <w:szCs w:val="24"/>
          <w:lang w:val="en-US"/>
        </w:rPr>
        <w:t>niform</w:t>
      </w:r>
      <w:r w:rsidRPr="007B76CE">
        <w:rPr>
          <w:rFonts w:eastAsia="Times New Roman" w:cs="Times New Roman"/>
          <w:b w:val="0"/>
          <w:sz w:val="24"/>
          <w:szCs w:val="24"/>
          <w:lang w:val="en-US"/>
        </w:rPr>
        <w:t xml:space="preserve"> R</w:t>
      </w:r>
      <w:r w:rsidRPr="007B76CE">
        <w:rPr>
          <w:rFonts w:eastAsia="Times New Roman" w:cs="Times New Roman"/>
          <w:sz w:val="24"/>
          <w:szCs w:val="24"/>
          <w:lang w:val="en-US"/>
        </w:rPr>
        <w:t>esource</w:t>
      </w:r>
      <w:r w:rsidRPr="007B76CE">
        <w:rPr>
          <w:rFonts w:eastAsia="Times New Roman" w:cs="Times New Roman"/>
          <w:b w:val="0"/>
          <w:sz w:val="24"/>
          <w:szCs w:val="24"/>
          <w:lang w:val="en-US"/>
        </w:rPr>
        <w:t xml:space="preserve"> L</w:t>
      </w:r>
      <w:r w:rsidRPr="007B76CE">
        <w:rPr>
          <w:rFonts w:eastAsia="Times New Roman" w:cs="Times New Roman"/>
          <w:sz w:val="24"/>
          <w:szCs w:val="24"/>
          <w:lang w:val="en-US"/>
        </w:rPr>
        <w:t>ocator</w:t>
      </w:r>
    </w:p>
    <w:p w:rsidRPr="007B76CE" w:rsidR="005C4462" w:rsidP="005C4462" w:rsidRDefault="005C4462" w14:paraId="4293BBC1" w14:textId="77777777">
      <w:pPr>
        <w:tabs>
          <w:tab w:val="left" w:pos="1119"/>
        </w:tabs>
        <w:spacing w:line="240" w:lineRule="auto"/>
        <w:jc w:val="both"/>
        <w:rPr>
          <w:lang w:val="en-US"/>
        </w:rPr>
      </w:pPr>
    </w:p>
    <w:p w:rsidRPr="007B76CE" w:rsidR="005C4462" w:rsidP="005C4462" w:rsidRDefault="005C4462" w14:paraId="3896A30C" w14:textId="77777777">
      <w:pPr>
        <w:tabs>
          <w:tab w:val="left" w:pos="1119"/>
        </w:tabs>
        <w:spacing w:line="240" w:lineRule="auto"/>
        <w:jc w:val="both"/>
        <w:rPr>
          <w:lang w:val="en-US"/>
        </w:rPr>
      </w:pPr>
    </w:p>
    <w:p w:rsidRPr="007B76CE" w:rsidR="005C4462" w:rsidP="005C4462" w:rsidRDefault="005C4462" w14:paraId="05F9C53A" w14:textId="77777777">
      <w:pPr>
        <w:tabs>
          <w:tab w:val="left" w:pos="1119"/>
        </w:tabs>
        <w:spacing w:line="240" w:lineRule="auto"/>
        <w:jc w:val="both"/>
        <w:rPr>
          <w:lang w:val="en-US"/>
        </w:rPr>
      </w:pPr>
    </w:p>
    <w:p w:rsidRPr="007B76CE" w:rsidR="005C4462" w:rsidP="005C4462" w:rsidRDefault="005C4462" w14:paraId="5A0FE895" w14:textId="77777777">
      <w:pPr>
        <w:tabs>
          <w:tab w:val="left" w:pos="1119"/>
        </w:tabs>
        <w:spacing w:line="240" w:lineRule="auto"/>
        <w:jc w:val="both"/>
        <w:rPr>
          <w:lang w:val="en-US"/>
        </w:rPr>
      </w:pPr>
    </w:p>
    <w:p w:rsidR="005C4462" w:rsidRDefault="005C4462" w14:paraId="2827EB83" w14:textId="2F5A83E8">
      <w:pPr>
        <w:tabs>
          <w:tab w:val="left" w:pos="1119"/>
        </w:tabs>
        <w:spacing w:line="240" w:lineRule="auto"/>
        <w:jc w:val="both"/>
        <w:rPr>
          <w:lang w:val="en-US"/>
        </w:rPr>
      </w:pPr>
    </w:p>
    <w:p w:rsidR="005C4462" w:rsidRDefault="005C4462" w14:paraId="3E8324B6" w14:textId="48243441">
      <w:pPr>
        <w:tabs>
          <w:tab w:val="left" w:pos="1119"/>
        </w:tabs>
        <w:spacing w:line="240" w:lineRule="auto"/>
        <w:jc w:val="both"/>
        <w:rPr>
          <w:lang w:val="en-US"/>
        </w:rPr>
      </w:pPr>
    </w:p>
    <w:p w:rsidR="005C4462" w:rsidRDefault="005C4462" w14:paraId="2FF58F29" w14:textId="7A81E0CC">
      <w:pPr>
        <w:tabs>
          <w:tab w:val="left" w:pos="1119"/>
        </w:tabs>
        <w:spacing w:line="240" w:lineRule="auto"/>
        <w:jc w:val="both"/>
        <w:rPr>
          <w:lang w:val="en-US"/>
        </w:rPr>
      </w:pPr>
    </w:p>
    <w:p w:rsidR="005C4462" w:rsidRDefault="005C4462" w14:paraId="6399E832" w14:textId="226DAA32">
      <w:pPr>
        <w:tabs>
          <w:tab w:val="left" w:pos="1119"/>
        </w:tabs>
        <w:spacing w:line="240" w:lineRule="auto"/>
        <w:jc w:val="both"/>
        <w:rPr>
          <w:lang w:val="en-US"/>
        </w:rPr>
      </w:pPr>
    </w:p>
    <w:p w:rsidR="005C4462" w:rsidRDefault="005C4462" w14:paraId="64270672" w14:textId="482F2BCA">
      <w:pPr>
        <w:tabs>
          <w:tab w:val="left" w:pos="1119"/>
        </w:tabs>
        <w:spacing w:line="240" w:lineRule="auto"/>
        <w:jc w:val="both"/>
        <w:rPr>
          <w:lang w:val="en-US"/>
        </w:rPr>
      </w:pPr>
    </w:p>
    <w:p w:rsidR="005C4462" w:rsidRDefault="005C4462" w14:paraId="54AFBF32" w14:textId="7546C0B2">
      <w:pPr>
        <w:tabs>
          <w:tab w:val="left" w:pos="1119"/>
        </w:tabs>
        <w:spacing w:line="240" w:lineRule="auto"/>
        <w:jc w:val="both"/>
        <w:rPr>
          <w:lang w:val="en-US"/>
        </w:rPr>
      </w:pPr>
    </w:p>
    <w:p w:rsidR="005C4462" w:rsidRDefault="005C4462" w14:paraId="365B5D35" w14:textId="6A138D7F">
      <w:pPr>
        <w:tabs>
          <w:tab w:val="left" w:pos="1119"/>
        </w:tabs>
        <w:spacing w:line="240" w:lineRule="auto"/>
        <w:jc w:val="both"/>
        <w:rPr>
          <w:lang w:val="en-US"/>
        </w:rPr>
      </w:pPr>
    </w:p>
    <w:p w:rsidR="005C4462" w:rsidRDefault="005C4462" w14:paraId="0B2839C6" w14:textId="213D2557">
      <w:pPr>
        <w:tabs>
          <w:tab w:val="left" w:pos="1119"/>
        </w:tabs>
        <w:spacing w:line="240" w:lineRule="auto"/>
        <w:jc w:val="both"/>
        <w:rPr>
          <w:lang w:val="en-US"/>
        </w:rPr>
      </w:pPr>
    </w:p>
    <w:p w:rsidRPr="00BF4BA7" w:rsidR="00D77D68" w:rsidP="00F76CC6" w:rsidRDefault="005C4462" w14:paraId="410CE5A3" w14:textId="3D48D307">
      <w:pPr>
        <w:tabs>
          <w:tab w:val="left" w:pos="1119"/>
        </w:tabs>
        <w:spacing w:line="240" w:lineRule="auto"/>
        <w:jc w:val="center"/>
        <w:rPr>
          <w:rFonts w:ascii="Times New Roman" w:hAnsi="Times New Roman" w:cs="Times New Roman"/>
          <w:b/>
          <w:bCs/>
          <w:sz w:val="24"/>
          <w:szCs w:val="24"/>
          <w:lang w:val="en-US"/>
        </w:rPr>
      </w:pPr>
      <w:r w:rsidRPr="00BF4BA7">
        <w:rPr>
          <w:rFonts w:ascii="Times New Roman" w:hAnsi="Times New Roman" w:cs="Times New Roman"/>
          <w:b/>
          <w:bCs/>
          <w:sz w:val="24"/>
          <w:szCs w:val="24"/>
          <w:lang w:val="en-US"/>
        </w:rPr>
        <w:lastRenderedPageBreak/>
        <w:t>SUMÁRIO</w:t>
      </w:r>
    </w:p>
    <w:p w:rsidRPr="004B5DAE" w:rsidR="00F76CC6" w:rsidP="00F76CC6" w:rsidRDefault="00F76CC6" w14:paraId="2DD4903B" w14:textId="77777777">
      <w:pPr>
        <w:tabs>
          <w:tab w:val="left" w:pos="1119"/>
        </w:tabs>
        <w:spacing w:line="240" w:lineRule="auto"/>
        <w:jc w:val="center"/>
        <w:rPr>
          <w:rFonts w:ascii="Times New Roman" w:hAnsi="Times New Roman" w:cs="Times New Roman"/>
          <w:b/>
          <w:bCs/>
          <w:sz w:val="24"/>
          <w:szCs w:val="24"/>
          <w:lang w:val="en-US"/>
        </w:rPr>
      </w:pPr>
    </w:p>
    <w:p w:rsidRPr="004B5DAE" w:rsidR="004B5DAE" w:rsidRDefault="00F76CC6" w14:paraId="539AE20B" w14:textId="43FED331">
      <w:pPr>
        <w:pStyle w:val="TOC1"/>
        <w:tabs>
          <w:tab w:val="left" w:pos="440"/>
          <w:tab w:val="right" w:leader="dot" w:pos="9064"/>
        </w:tabs>
        <w:rPr>
          <w:rFonts w:cs="Times New Roman" w:eastAsiaTheme="minorEastAsia"/>
          <w:b/>
          <w:bCs/>
          <w:noProof/>
          <w:szCs w:val="24"/>
        </w:rPr>
      </w:pPr>
      <w:r w:rsidRPr="004B5DAE">
        <w:rPr>
          <w:rFonts w:cs="Times New Roman"/>
          <w:b/>
          <w:bCs/>
          <w:szCs w:val="24"/>
          <w:lang w:val="en-US"/>
        </w:rPr>
        <w:fldChar w:fldCharType="begin"/>
      </w:r>
      <w:r w:rsidRPr="004B5DAE">
        <w:rPr>
          <w:rFonts w:cs="Times New Roman"/>
          <w:b/>
          <w:bCs/>
          <w:szCs w:val="24"/>
          <w:lang w:val="en-US"/>
        </w:rPr>
        <w:instrText xml:space="preserve"> TOC \h \z \t "Title;1;titulo2;2;titulo3;3;titulo4;4" </w:instrText>
      </w:r>
      <w:r w:rsidRPr="004B5DAE">
        <w:rPr>
          <w:rFonts w:cs="Times New Roman"/>
          <w:b/>
          <w:bCs/>
          <w:szCs w:val="24"/>
          <w:lang w:val="en-US"/>
        </w:rPr>
        <w:fldChar w:fldCharType="separate"/>
      </w:r>
      <w:hyperlink w:history="1" w:anchor="_Toc43239382">
        <w:r w:rsidRPr="004B5DAE" w:rsidR="004B5DAE">
          <w:rPr>
            <w:rStyle w:val="Hyperlink"/>
            <w:rFonts w:cs="Times New Roman"/>
            <w:b/>
            <w:bCs/>
            <w:noProof/>
            <w:szCs w:val="24"/>
          </w:rPr>
          <w:t>1.</w:t>
        </w:r>
        <w:r w:rsidRPr="004B5DAE" w:rsidR="004B5DAE">
          <w:rPr>
            <w:rFonts w:cs="Times New Roman" w:eastAsiaTheme="minorEastAsia"/>
            <w:b/>
            <w:bCs/>
            <w:noProof/>
            <w:szCs w:val="24"/>
          </w:rPr>
          <w:tab/>
        </w:r>
        <w:r w:rsidRPr="004B5DAE" w:rsidR="004B5DAE">
          <w:rPr>
            <w:rStyle w:val="Hyperlink"/>
            <w:rFonts w:cs="Times New Roman"/>
            <w:b/>
            <w:bCs/>
            <w:noProof/>
            <w:szCs w:val="24"/>
          </w:rPr>
          <w:t>INTRODUÇÃO</w:t>
        </w:r>
        <w:r w:rsidRPr="004B5DAE" w:rsidR="004B5DAE">
          <w:rPr>
            <w:rFonts w:cs="Times New Roman"/>
            <w:b/>
            <w:bCs/>
            <w:noProof/>
            <w:webHidden/>
            <w:szCs w:val="24"/>
          </w:rPr>
          <w:tab/>
        </w:r>
        <w:r w:rsidRPr="004B5DAE" w:rsidR="004B5DAE">
          <w:rPr>
            <w:rFonts w:cs="Times New Roman"/>
            <w:b/>
            <w:bCs/>
            <w:noProof/>
            <w:webHidden/>
            <w:szCs w:val="24"/>
          </w:rPr>
          <w:fldChar w:fldCharType="begin"/>
        </w:r>
        <w:r w:rsidRPr="004B5DAE" w:rsidR="004B5DAE">
          <w:rPr>
            <w:rFonts w:cs="Times New Roman"/>
            <w:b/>
            <w:bCs/>
            <w:noProof/>
            <w:webHidden/>
            <w:szCs w:val="24"/>
          </w:rPr>
          <w:instrText xml:space="preserve"> PAGEREF _Toc43239382 \h </w:instrText>
        </w:r>
        <w:r w:rsidRPr="004B5DAE" w:rsidR="004B5DAE">
          <w:rPr>
            <w:rFonts w:cs="Times New Roman"/>
            <w:b/>
            <w:bCs/>
            <w:noProof/>
            <w:webHidden/>
            <w:szCs w:val="24"/>
          </w:rPr>
        </w:r>
        <w:r w:rsidRPr="004B5DAE" w:rsidR="004B5DAE">
          <w:rPr>
            <w:rFonts w:cs="Times New Roman"/>
            <w:b/>
            <w:bCs/>
            <w:noProof/>
            <w:webHidden/>
            <w:szCs w:val="24"/>
          </w:rPr>
          <w:fldChar w:fldCharType="separate"/>
        </w:r>
        <w:r w:rsidR="009549CC">
          <w:rPr>
            <w:rFonts w:cs="Times New Roman"/>
            <w:b/>
            <w:bCs/>
            <w:noProof/>
            <w:webHidden/>
            <w:szCs w:val="24"/>
          </w:rPr>
          <w:t>15</w:t>
        </w:r>
        <w:r w:rsidRPr="004B5DAE" w:rsidR="004B5DAE">
          <w:rPr>
            <w:rFonts w:cs="Times New Roman"/>
            <w:b/>
            <w:bCs/>
            <w:noProof/>
            <w:webHidden/>
            <w:szCs w:val="24"/>
          </w:rPr>
          <w:fldChar w:fldCharType="end"/>
        </w:r>
      </w:hyperlink>
    </w:p>
    <w:p w:rsidRPr="004B5DAE" w:rsidR="004B5DAE" w:rsidRDefault="002669FB" w14:paraId="77DEA00D" w14:textId="6114EED6">
      <w:pPr>
        <w:pStyle w:val="TOC1"/>
        <w:tabs>
          <w:tab w:val="right" w:leader="dot" w:pos="9064"/>
        </w:tabs>
        <w:rPr>
          <w:rFonts w:cs="Times New Roman" w:eastAsiaTheme="minorEastAsia"/>
          <w:b/>
          <w:bCs/>
          <w:noProof/>
          <w:szCs w:val="24"/>
        </w:rPr>
      </w:pPr>
      <w:hyperlink w:history="1" w:anchor="_Toc43239383">
        <w:r w:rsidRPr="004B5DAE" w:rsidR="004B5DAE">
          <w:rPr>
            <w:rStyle w:val="Hyperlink"/>
            <w:rFonts w:cs="Times New Roman"/>
            <w:b/>
            <w:bCs/>
            <w:noProof/>
            <w:szCs w:val="24"/>
          </w:rPr>
          <w:t>2. FUNDAMENTAÇÃO TEÓRICA</w:t>
        </w:r>
        <w:r w:rsidRPr="004B5DAE" w:rsidR="004B5DAE">
          <w:rPr>
            <w:rFonts w:cs="Times New Roman"/>
            <w:b/>
            <w:bCs/>
            <w:noProof/>
            <w:webHidden/>
            <w:szCs w:val="24"/>
          </w:rPr>
          <w:tab/>
        </w:r>
        <w:r w:rsidRPr="004B5DAE" w:rsidR="004B5DAE">
          <w:rPr>
            <w:rFonts w:cs="Times New Roman"/>
            <w:b/>
            <w:bCs/>
            <w:noProof/>
            <w:webHidden/>
            <w:szCs w:val="24"/>
          </w:rPr>
          <w:fldChar w:fldCharType="begin"/>
        </w:r>
        <w:r w:rsidRPr="004B5DAE" w:rsidR="004B5DAE">
          <w:rPr>
            <w:rFonts w:cs="Times New Roman"/>
            <w:b/>
            <w:bCs/>
            <w:noProof/>
            <w:webHidden/>
            <w:szCs w:val="24"/>
          </w:rPr>
          <w:instrText xml:space="preserve"> PAGEREF _Toc43239383 \h </w:instrText>
        </w:r>
        <w:r w:rsidRPr="004B5DAE" w:rsidR="004B5DAE">
          <w:rPr>
            <w:rFonts w:cs="Times New Roman"/>
            <w:b/>
            <w:bCs/>
            <w:noProof/>
            <w:webHidden/>
            <w:szCs w:val="24"/>
          </w:rPr>
        </w:r>
        <w:r w:rsidRPr="004B5DAE" w:rsidR="004B5DAE">
          <w:rPr>
            <w:rFonts w:cs="Times New Roman"/>
            <w:b/>
            <w:bCs/>
            <w:noProof/>
            <w:webHidden/>
            <w:szCs w:val="24"/>
          </w:rPr>
          <w:fldChar w:fldCharType="separate"/>
        </w:r>
        <w:r w:rsidR="009549CC">
          <w:rPr>
            <w:rFonts w:cs="Times New Roman"/>
            <w:b/>
            <w:bCs/>
            <w:noProof/>
            <w:webHidden/>
            <w:szCs w:val="24"/>
          </w:rPr>
          <w:t>17</w:t>
        </w:r>
        <w:r w:rsidRPr="004B5DAE" w:rsidR="004B5DAE">
          <w:rPr>
            <w:rFonts w:cs="Times New Roman"/>
            <w:b/>
            <w:bCs/>
            <w:noProof/>
            <w:webHidden/>
            <w:szCs w:val="24"/>
          </w:rPr>
          <w:fldChar w:fldCharType="end"/>
        </w:r>
      </w:hyperlink>
    </w:p>
    <w:p w:rsidRPr="004B5DAE" w:rsidR="004B5DAE" w:rsidRDefault="002669FB" w14:paraId="32AF0DAE" w14:textId="67EAFB3A">
      <w:pPr>
        <w:pStyle w:val="TOC2"/>
        <w:tabs>
          <w:tab w:val="right" w:leader="dot" w:pos="9064"/>
        </w:tabs>
        <w:rPr>
          <w:rFonts w:ascii="Times New Roman" w:hAnsi="Times New Roman" w:cs="Times New Roman" w:eastAsiaTheme="minorEastAsia"/>
          <w:b/>
          <w:bCs/>
          <w:noProof/>
          <w:sz w:val="24"/>
          <w:szCs w:val="24"/>
        </w:rPr>
      </w:pPr>
      <w:hyperlink w:history="1" w:anchor="_Toc43239384">
        <w:r w:rsidRPr="004B5DAE" w:rsidR="004B5DAE">
          <w:rPr>
            <w:rStyle w:val="Hyperlink"/>
            <w:rFonts w:ascii="Times New Roman" w:hAnsi="Times New Roman" w:cs="Times New Roman"/>
            <w:b/>
            <w:bCs/>
            <w:noProof/>
            <w:sz w:val="24"/>
            <w:szCs w:val="24"/>
          </w:rPr>
          <w:t>2.1 Tipos de experiência móvel</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_Toc43239384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17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00ACA8E7" w14:textId="7CF9698E">
      <w:pPr>
        <w:pStyle w:val="TOC3"/>
        <w:tabs>
          <w:tab w:val="right" w:leader="dot" w:pos="9064"/>
        </w:tabs>
        <w:rPr>
          <w:rFonts w:ascii="Times New Roman" w:hAnsi="Times New Roman" w:cs="Times New Roman" w:eastAsiaTheme="minorEastAsia"/>
          <w:b/>
          <w:bCs/>
          <w:noProof/>
          <w:sz w:val="24"/>
          <w:szCs w:val="24"/>
        </w:rPr>
      </w:pPr>
      <w:hyperlink w:history="1" w:anchor="_Toc43239385">
        <w:r w:rsidRPr="004B5DAE" w:rsidR="004B5DAE">
          <w:rPr>
            <w:rStyle w:val="Hyperlink"/>
            <w:rFonts w:ascii="Times New Roman" w:hAnsi="Times New Roman" w:cs="Times New Roman"/>
            <w:b/>
            <w:bCs/>
            <w:noProof/>
            <w:sz w:val="24"/>
            <w:szCs w:val="24"/>
          </w:rPr>
          <w:t>2.1.1 Aplicativos móveis nativos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_Toc43239385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17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AD84D7A" w14:textId="23E0B165">
      <w:pPr>
        <w:pStyle w:val="TOC3"/>
        <w:tabs>
          <w:tab w:val="right" w:leader="dot" w:pos="9064"/>
        </w:tabs>
        <w:rPr>
          <w:rFonts w:ascii="Times New Roman" w:hAnsi="Times New Roman" w:cs="Times New Roman" w:eastAsiaTheme="minorEastAsia"/>
          <w:b/>
          <w:bCs/>
          <w:noProof/>
          <w:sz w:val="24"/>
          <w:szCs w:val="24"/>
        </w:rPr>
      </w:pPr>
      <w:hyperlink w:history="1" w:anchor="_Toc43239386">
        <w:r w:rsidRPr="004B5DAE" w:rsidR="004B5DAE">
          <w:rPr>
            <w:rStyle w:val="Hyperlink"/>
            <w:rFonts w:ascii="Times New Roman" w:hAnsi="Times New Roman" w:cs="Times New Roman"/>
            <w:b/>
            <w:bCs/>
            <w:noProof/>
            <w:sz w:val="24"/>
            <w:szCs w:val="24"/>
          </w:rPr>
          <w:t>2.1.2 Websites móveis (</w:t>
        </w:r>
        <w:r w:rsidRPr="004B5DAE" w:rsidR="004B5DAE">
          <w:rPr>
            <w:rStyle w:val="Hyperlink"/>
            <w:rFonts w:ascii="Times New Roman" w:hAnsi="Times New Roman" w:cs="Times New Roman"/>
            <w:b/>
            <w:bCs/>
            <w:i/>
            <w:noProof/>
            <w:sz w:val="24"/>
            <w:szCs w:val="24"/>
          </w:rPr>
          <w:t>Web apps</w:t>
        </w:r>
        <w:r w:rsidRPr="004B5DAE" w:rsidR="004B5DAE">
          <w:rPr>
            <w:rStyle w:val="Hyperlink"/>
            <w:rFonts w:ascii="Times New Roman" w:hAnsi="Times New Roman" w:cs="Times New Roman"/>
            <w:b/>
            <w:bCs/>
            <w:noProof/>
            <w:sz w:val="24"/>
            <w:szCs w:val="24"/>
          </w:rPr>
          <w:t>)</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_Toc43239386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18</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7213DED" w14:textId="34CF45FD">
      <w:pPr>
        <w:pStyle w:val="TOC3"/>
        <w:tabs>
          <w:tab w:val="right" w:leader="dot" w:pos="9064"/>
        </w:tabs>
        <w:rPr>
          <w:rFonts w:ascii="Times New Roman" w:hAnsi="Times New Roman" w:cs="Times New Roman" w:eastAsiaTheme="minorEastAsia"/>
          <w:b/>
          <w:bCs/>
          <w:noProof/>
          <w:sz w:val="24"/>
          <w:szCs w:val="24"/>
        </w:rPr>
      </w:pPr>
      <w:hyperlink w:history="1" w:anchor="_Toc43239387">
        <w:r w:rsidRPr="004B5DAE" w:rsidR="004B5DAE">
          <w:rPr>
            <w:rStyle w:val="Hyperlink"/>
            <w:rFonts w:ascii="Times New Roman" w:hAnsi="Times New Roman" w:cs="Times New Roman"/>
            <w:b/>
            <w:bCs/>
            <w:noProof/>
            <w:sz w:val="24"/>
            <w:szCs w:val="24"/>
          </w:rPr>
          <w:t>2.1.3 Aplicativos híbridos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_Toc43239387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18</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151952D" w14:textId="7DF29324">
      <w:pPr>
        <w:pStyle w:val="TOC2"/>
        <w:tabs>
          <w:tab w:val="right" w:leader="dot" w:pos="9064"/>
        </w:tabs>
        <w:rPr>
          <w:rFonts w:ascii="Times New Roman" w:hAnsi="Times New Roman" w:cs="Times New Roman" w:eastAsiaTheme="minorEastAsia"/>
          <w:b/>
          <w:bCs/>
          <w:noProof/>
          <w:sz w:val="24"/>
          <w:szCs w:val="24"/>
        </w:rPr>
      </w:pPr>
      <w:hyperlink w:history="1" w:anchor="_Toc43239388">
        <w:r w:rsidRPr="004B5DAE" w:rsidR="004B5DAE">
          <w:rPr>
            <w:rStyle w:val="Hyperlink"/>
            <w:rFonts w:ascii="Times New Roman" w:hAnsi="Times New Roman" w:cs="Times New Roman"/>
            <w:b/>
            <w:bCs/>
            <w:noProof/>
            <w:sz w:val="24"/>
            <w:szCs w:val="24"/>
          </w:rPr>
          <w:t>2.2 Tecnologias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_Toc43239388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19</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21D49E4A" w14:textId="53677067">
      <w:pPr>
        <w:pStyle w:val="TOC4"/>
        <w:tabs>
          <w:tab w:val="right" w:leader="dot" w:pos="9064"/>
        </w:tabs>
        <w:rPr>
          <w:rFonts w:ascii="Times New Roman" w:hAnsi="Times New Roman" w:cs="Times New Roman" w:eastAsiaTheme="minorEastAsia"/>
          <w:b/>
          <w:bCs/>
          <w:noProof/>
          <w:sz w:val="24"/>
          <w:szCs w:val="24"/>
        </w:rPr>
      </w:pPr>
      <w:hyperlink w:history="1" w:anchor="_Toc43239389">
        <w:r w:rsidRPr="004B5DAE" w:rsidR="004B5DAE">
          <w:rPr>
            <w:rStyle w:val="Hyperlink"/>
            <w:rFonts w:ascii="Times New Roman" w:hAnsi="Times New Roman" w:cs="Times New Roman"/>
            <w:b/>
            <w:bCs/>
            <w:noProof/>
            <w:sz w:val="24"/>
            <w:szCs w:val="24"/>
          </w:rPr>
          <w:t>2.2.1 Tecnologias de desenvolvimento híbrido com Ionic</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_Toc43239389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19</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4C94689" w14:textId="10C10EA9">
      <w:pPr>
        <w:pStyle w:val="TOC4"/>
        <w:tabs>
          <w:tab w:val="right" w:leader="dot" w:pos="9064"/>
        </w:tabs>
        <w:rPr>
          <w:rFonts w:ascii="Times New Roman" w:hAnsi="Times New Roman" w:cs="Times New Roman" w:eastAsiaTheme="minorEastAsia"/>
          <w:b/>
          <w:bCs/>
          <w:noProof/>
          <w:sz w:val="24"/>
          <w:szCs w:val="24"/>
        </w:rPr>
      </w:pPr>
      <w:hyperlink w:history="1" w:anchor="_Toc43239390">
        <w:r w:rsidRPr="004B5DAE" w:rsidR="004B5DAE">
          <w:rPr>
            <w:rStyle w:val="Hyperlink"/>
            <w:rFonts w:ascii="Times New Roman" w:hAnsi="Times New Roman" w:cs="Times New Roman"/>
            <w:b/>
            <w:bCs/>
            <w:noProof/>
            <w:sz w:val="24"/>
            <w:szCs w:val="24"/>
          </w:rPr>
          <w:t>2.2.1.1 Angular</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_Toc43239390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19</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8A3E4D0" w14:textId="3FA0F39B">
      <w:pPr>
        <w:pStyle w:val="TOC4"/>
        <w:tabs>
          <w:tab w:val="right" w:leader="dot" w:pos="9064"/>
        </w:tabs>
        <w:rPr>
          <w:rFonts w:ascii="Times New Roman" w:hAnsi="Times New Roman" w:cs="Times New Roman" w:eastAsiaTheme="minorEastAsia"/>
          <w:b/>
          <w:bCs/>
          <w:noProof/>
          <w:sz w:val="24"/>
          <w:szCs w:val="24"/>
        </w:rPr>
      </w:pPr>
      <w:hyperlink w:history="1" w:anchor="_Toc43239391">
        <w:r w:rsidRPr="004B5DAE" w:rsidR="004B5DAE">
          <w:rPr>
            <w:rStyle w:val="Hyperlink"/>
            <w:rFonts w:ascii="Times New Roman" w:hAnsi="Times New Roman" w:cs="Times New Roman"/>
            <w:b/>
            <w:bCs/>
            <w:noProof/>
            <w:sz w:val="24"/>
            <w:szCs w:val="24"/>
          </w:rPr>
          <w:t>2.2.1.2 Cordova</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_Toc43239391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20</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28DE0E4" w14:textId="64EC1501">
      <w:pPr>
        <w:pStyle w:val="TOC4"/>
        <w:tabs>
          <w:tab w:val="right" w:leader="dot" w:pos="9064"/>
        </w:tabs>
        <w:rPr>
          <w:rFonts w:ascii="Times New Roman" w:hAnsi="Times New Roman" w:cs="Times New Roman" w:eastAsiaTheme="minorEastAsia"/>
          <w:b/>
          <w:bCs/>
          <w:noProof/>
          <w:sz w:val="24"/>
          <w:szCs w:val="24"/>
        </w:rPr>
      </w:pPr>
      <w:hyperlink w:history="1" w:anchor="_Toc43239392">
        <w:r w:rsidRPr="004B5DAE" w:rsidR="004B5DAE">
          <w:rPr>
            <w:rStyle w:val="Hyperlink"/>
            <w:rFonts w:ascii="Times New Roman" w:hAnsi="Times New Roman" w:cs="Times New Roman"/>
            <w:b/>
            <w:bCs/>
            <w:noProof/>
            <w:sz w:val="24"/>
            <w:szCs w:val="24"/>
          </w:rPr>
          <w:t>2.2.1.3 WebView</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_Toc43239392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7F98928" w14:textId="14850D35">
      <w:pPr>
        <w:pStyle w:val="TOC4"/>
        <w:tabs>
          <w:tab w:val="right" w:leader="dot" w:pos="9064"/>
        </w:tabs>
        <w:rPr>
          <w:rFonts w:ascii="Times New Roman" w:hAnsi="Times New Roman" w:cs="Times New Roman" w:eastAsiaTheme="minorEastAsia"/>
          <w:b/>
          <w:bCs/>
          <w:noProof/>
          <w:sz w:val="24"/>
          <w:szCs w:val="24"/>
        </w:rPr>
      </w:pPr>
      <w:hyperlink w:history="1" w:anchor="_Toc43239393">
        <w:r w:rsidRPr="004B5DAE" w:rsidR="004B5DAE">
          <w:rPr>
            <w:rStyle w:val="Hyperlink"/>
            <w:rFonts w:ascii="Times New Roman" w:hAnsi="Times New Roman" w:cs="Times New Roman"/>
            <w:b/>
            <w:bCs/>
            <w:noProof/>
            <w:sz w:val="24"/>
            <w:szCs w:val="24"/>
          </w:rPr>
          <w:t>2.2.1.4 Ionic framework</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_Toc43239393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B0FA6F6" w14:textId="0CE2772B">
      <w:pPr>
        <w:pStyle w:val="TOC3"/>
        <w:tabs>
          <w:tab w:val="right" w:leader="dot" w:pos="9064"/>
        </w:tabs>
        <w:rPr>
          <w:rFonts w:ascii="Times New Roman" w:hAnsi="Times New Roman" w:cs="Times New Roman" w:eastAsiaTheme="minorEastAsia"/>
          <w:b/>
          <w:bCs/>
          <w:noProof/>
          <w:sz w:val="24"/>
          <w:szCs w:val="24"/>
        </w:rPr>
      </w:pPr>
      <w:hyperlink w:history="1" w:anchor="_Toc43239394">
        <w:r w:rsidRPr="004B5DAE" w:rsidR="004B5DAE">
          <w:rPr>
            <w:rStyle w:val="Hyperlink"/>
            <w:rFonts w:ascii="Times New Roman" w:hAnsi="Times New Roman" w:cs="Times New Roman"/>
            <w:b/>
            <w:bCs/>
            <w:noProof/>
            <w:sz w:val="24"/>
            <w:szCs w:val="24"/>
          </w:rPr>
          <w:t xml:space="preserve">2.2.2 Tecnologias de desenvolvimento </w:t>
        </w:r>
        <w:r w:rsidRPr="004B5DAE" w:rsidR="004B5DAE">
          <w:rPr>
            <w:rStyle w:val="Hyperlink"/>
            <w:rFonts w:ascii="Times New Roman" w:hAnsi="Times New Roman" w:cs="Times New Roman"/>
            <w:b/>
            <w:bCs/>
            <w:i/>
            <w:noProof/>
            <w:sz w:val="24"/>
            <w:szCs w:val="24"/>
          </w:rPr>
          <w:t>Backend</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_Toc43239394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22</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28506A2" w14:textId="6205070D">
      <w:pPr>
        <w:pStyle w:val="TOC4"/>
        <w:tabs>
          <w:tab w:val="right" w:leader="dot" w:pos="9064"/>
        </w:tabs>
        <w:rPr>
          <w:rFonts w:ascii="Times New Roman" w:hAnsi="Times New Roman" w:cs="Times New Roman" w:eastAsiaTheme="minorEastAsia"/>
          <w:b/>
          <w:bCs/>
          <w:noProof/>
          <w:sz w:val="24"/>
          <w:szCs w:val="24"/>
        </w:rPr>
      </w:pPr>
      <w:hyperlink w:history="1" w:anchor="_Toc43239395">
        <w:r w:rsidRPr="004B5DAE" w:rsidR="004B5DAE">
          <w:rPr>
            <w:rStyle w:val="Hyperlink"/>
            <w:rFonts w:ascii="Times New Roman" w:hAnsi="Times New Roman" w:cs="Times New Roman"/>
            <w:b/>
            <w:bCs/>
            <w:noProof/>
            <w:sz w:val="24"/>
            <w:szCs w:val="24"/>
          </w:rPr>
          <w:t>2.2.2.1 HTTP</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_Toc43239395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22</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45C3178" w14:textId="0C43234D">
      <w:pPr>
        <w:pStyle w:val="TOC4"/>
        <w:tabs>
          <w:tab w:val="right" w:leader="dot" w:pos="9064"/>
        </w:tabs>
        <w:rPr>
          <w:rFonts w:ascii="Times New Roman" w:hAnsi="Times New Roman" w:cs="Times New Roman" w:eastAsiaTheme="minorEastAsia"/>
          <w:b/>
          <w:bCs/>
          <w:noProof/>
          <w:sz w:val="24"/>
          <w:szCs w:val="24"/>
        </w:rPr>
      </w:pPr>
      <w:hyperlink w:history="1" w:anchor="_Toc43239396">
        <w:r w:rsidRPr="004B5DAE" w:rsidR="004B5DAE">
          <w:rPr>
            <w:rStyle w:val="Hyperlink"/>
            <w:rFonts w:ascii="Times New Roman" w:hAnsi="Times New Roman" w:cs="Times New Roman"/>
            <w:b/>
            <w:bCs/>
            <w:noProof/>
            <w:sz w:val="24"/>
            <w:szCs w:val="24"/>
          </w:rPr>
          <w:t xml:space="preserve">2.2.2.2 Serviços </w:t>
        </w:r>
        <w:r w:rsidRPr="004B5DAE" w:rsidR="004B5DAE">
          <w:rPr>
            <w:rStyle w:val="Hyperlink"/>
            <w:rFonts w:ascii="Times New Roman" w:hAnsi="Times New Roman" w:cs="Times New Roman"/>
            <w:b/>
            <w:bCs/>
            <w:i/>
            <w:noProof/>
            <w:sz w:val="24"/>
            <w:szCs w:val="24"/>
          </w:rPr>
          <w:t>Web</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_Toc43239396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FE2A069" w14:textId="5917C200">
      <w:pPr>
        <w:pStyle w:val="TOC4"/>
        <w:tabs>
          <w:tab w:val="right" w:leader="dot" w:pos="9064"/>
        </w:tabs>
        <w:rPr>
          <w:rFonts w:ascii="Times New Roman" w:hAnsi="Times New Roman" w:cs="Times New Roman" w:eastAsiaTheme="minorEastAsia"/>
          <w:b/>
          <w:bCs/>
          <w:noProof/>
          <w:sz w:val="24"/>
          <w:szCs w:val="24"/>
        </w:rPr>
      </w:pPr>
      <w:hyperlink w:history="1" w:anchor="_Toc43239397">
        <w:r w:rsidRPr="004B5DAE" w:rsidR="004B5DAE">
          <w:rPr>
            <w:rStyle w:val="Hyperlink"/>
            <w:rFonts w:ascii="Times New Roman" w:hAnsi="Times New Roman" w:cs="Times New Roman"/>
            <w:b/>
            <w:bCs/>
            <w:noProof/>
            <w:sz w:val="24"/>
            <w:szCs w:val="24"/>
          </w:rPr>
          <w:t>2.2.2.3 Java</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_Toc43239397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430B17D" w14:textId="172DBFE5">
      <w:pPr>
        <w:pStyle w:val="TOC4"/>
        <w:tabs>
          <w:tab w:val="right" w:leader="dot" w:pos="9064"/>
        </w:tabs>
        <w:rPr>
          <w:rFonts w:ascii="Times New Roman" w:hAnsi="Times New Roman" w:cs="Times New Roman" w:eastAsiaTheme="minorEastAsia"/>
          <w:b/>
          <w:bCs/>
          <w:noProof/>
          <w:sz w:val="24"/>
          <w:szCs w:val="24"/>
        </w:rPr>
      </w:pPr>
      <w:hyperlink w:history="1" w:anchor="_Toc43239398">
        <w:r w:rsidRPr="004B5DAE" w:rsidR="004B5DAE">
          <w:rPr>
            <w:rStyle w:val="Hyperlink"/>
            <w:rFonts w:ascii="Times New Roman" w:hAnsi="Times New Roman" w:cs="Times New Roman"/>
            <w:b/>
            <w:bCs/>
            <w:noProof/>
            <w:sz w:val="24"/>
            <w:szCs w:val="24"/>
          </w:rPr>
          <w:t>2.2.2.4 Spring Boot</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_Toc43239398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25</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B15DDFB" w14:textId="71F44371">
      <w:pPr>
        <w:pStyle w:val="TOC4"/>
        <w:tabs>
          <w:tab w:val="right" w:leader="dot" w:pos="9064"/>
        </w:tabs>
        <w:rPr>
          <w:rFonts w:ascii="Times New Roman" w:hAnsi="Times New Roman" w:cs="Times New Roman" w:eastAsiaTheme="minorEastAsia"/>
          <w:b/>
          <w:bCs/>
          <w:noProof/>
          <w:sz w:val="24"/>
          <w:szCs w:val="24"/>
        </w:rPr>
      </w:pPr>
      <w:hyperlink w:history="1" w:anchor="_Toc43239399">
        <w:r w:rsidRPr="004B5DAE" w:rsidR="004B5DAE">
          <w:rPr>
            <w:rStyle w:val="Hyperlink"/>
            <w:rFonts w:ascii="Times New Roman" w:hAnsi="Times New Roman" w:cs="Times New Roman"/>
            <w:b/>
            <w:bCs/>
            <w:noProof/>
            <w:sz w:val="24"/>
            <w:szCs w:val="24"/>
          </w:rPr>
          <w:t>2.2.2.5 MySQL</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_Toc43239399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26</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0F1AA4B" w14:textId="314E41C2">
      <w:pPr>
        <w:pStyle w:val="TOC3"/>
        <w:tabs>
          <w:tab w:val="right" w:leader="dot" w:pos="9064"/>
        </w:tabs>
        <w:rPr>
          <w:rFonts w:ascii="Times New Roman" w:hAnsi="Times New Roman" w:cs="Times New Roman" w:eastAsiaTheme="minorEastAsia"/>
          <w:b/>
          <w:bCs/>
          <w:noProof/>
          <w:sz w:val="24"/>
          <w:szCs w:val="24"/>
        </w:rPr>
      </w:pPr>
      <w:hyperlink w:history="1" w:anchor="_Toc43239400">
        <w:r w:rsidRPr="004B5DAE" w:rsidR="004B5DAE">
          <w:rPr>
            <w:rStyle w:val="Hyperlink"/>
            <w:rFonts w:ascii="Times New Roman" w:hAnsi="Times New Roman" w:cs="Times New Roman"/>
            <w:b/>
            <w:bCs/>
            <w:noProof/>
            <w:sz w:val="24"/>
            <w:szCs w:val="24"/>
          </w:rPr>
          <w:t>2.2.3 Padrões de projeto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_Toc43239400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21EDD5B" w14:textId="2CC425DE">
      <w:pPr>
        <w:pStyle w:val="TOC4"/>
        <w:tabs>
          <w:tab w:val="right" w:leader="dot" w:pos="9064"/>
        </w:tabs>
        <w:rPr>
          <w:rFonts w:ascii="Times New Roman" w:hAnsi="Times New Roman" w:cs="Times New Roman" w:eastAsiaTheme="minorEastAsia"/>
          <w:b/>
          <w:bCs/>
          <w:noProof/>
          <w:sz w:val="24"/>
          <w:szCs w:val="24"/>
        </w:rPr>
      </w:pPr>
      <w:hyperlink w:history="1" w:anchor="_Toc43239401">
        <w:r w:rsidRPr="004B5DAE" w:rsidR="004B5DAE">
          <w:rPr>
            <w:rStyle w:val="Hyperlink"/>
            <w:rFonts w:ascii="Times New Roman" w:hAnsi="Times New Roman" w:cs="Times New Roman"/>
            <w:b/>
            <w:bCs/>
            <w:noProof/>
            <w:sz w:val="24"/>
            <w:szCs w:val="24"/>
          </w:rPr>
          <w:t>2.2.3.1 Padrão Model View Controller</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_Toc43239401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51ECB4B" w14:textId="624AAFBB">
      <w:pPr>
        <w:pStyle w:val="TOC4"/>
        <w:tabs>
          <w:tab w:val="right" w:leader="dot" w:pos="9064"/>
        </w:tabs>
        <w:rPr>
          <w:rFonts w:ascii="Times New Roman" w:hAnsi="Times New Roman" w:cs="Times New Roman" w:eastAsiaTheme="minorEastAsia"/>
          <w:b/>
          <w:bCs/>
          <w:noProof/>
          <w:sz w:val="24"/>
          <w:szCs w:val="24"/>
        </w:rPr>
      </w:pPr>
      <w:hyperlink w:history="1" w:anchor="_Toc43239402">
        <w:r w:rsidRPr="004B5DAE" w:rsidR="004B5DAE">
          <w:rPr>
            <w:rStyle w:val="Hyperlink"/>
            <w:rFonts w:ascii="Times New Roman" w:hAnsi="Times New Roman" w:cs="Times New Roman"/>
            <w:b/>
            <w:bCs/>
            <w:noProof/>
            <w:sz w:val="24"/>
            <w:szCs w:val="24"/>
          </w:rPr>
          <w:t>2.2.3.2 Inversão de Controle (IoC)</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_Toc43239402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28</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969D0E9" w14:textId="6AE2A860">
      <w:pPr>
        <w:pStyle w:val="TOC4"/>
        <w:tabs>
          <w:tab w:val="right" w:leader="dot" w:pos="9064"/>
        </w:tabs>
        <w:rPr>
          <w:rFonts w:ascii="Times New Roman" w:hAnsi="Times New Roman" w:cs="Times New Roman" w:eastAsiaTheme="minorEastAsia"/>
          <w:b/>
          <w:bCs/>
          <w:noProof/>
          <w:sz w:val="24"/>
          <w:szCs w:val="24"/>
        </w:rPr>
      </w:pPr>
      <w:hyperlink w:history="1" w:anchor="_Toc43239403">
        <w:r w:rsidRPr="004B5DAE" w:rsidR="004B5DAE">
          <w:rPr>
            <w:rStyle w:val="Hyperlink"/>
            <w:rFonts w:ascii="Times New Roman" w:hAnsi="Times New Roman" w:cs="Times New Roman"/>
            <w:b/>
            <w:bCs/>
            <w:noProof/>
            <w:sz w:val="24"/>
            <w:szCs w:val="24"/>
          </w:rPr>
          <w:t>2.2.3.3 Object Relational Mapping - ORM</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_Toc43239403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30</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B808496" w14:textId="1C964854">
      <w:pPr>
        <w:pStyle w:val="TOC4"/>
        <w:tabs>
          <w:tab w:val="right" w:leader="dot" w:pos="9064"/>
        </w:tabs>
        <w:rPr>
          <w:rFonts w:ascii="Times New Roman" w:hAnsi="Times New Roman" w:cs="Times New Roman" w:eastAsiaTheme="minorEastAsia"/>
          <w:b/>
          <w:bCs/>
          <w:noProof/>
          <w:sz w:val="24"/>
          <w:szCs w:val="24"/>
        </w:rPr>
      </w:pPr>
      <w:hyperlink w:history="1" w:anchor="_Toc43239404">
        <w:r w:rsidRPr="004B5DAE" w:rsidR="004B5DAE">
          <w:rPr>
            <w:rStyle w:val="Hyperlink"/>
            <w:rFonts w:ascii="Times New Roman" w:hAnsi="Times New Roman" w:cs="Times New Roman"/>
            <w:b/>
            <w:bCs/>
            <w:noProof/>
            <w:sz w:val="24"/>
            <w:szCs w:val="24"/>
          </w:rPr>
          <w:t>2.2.3.4 REST</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_Toc43239404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C6B57C4" w14:textId="537876C3">
      <w:pPr>
        <w:pStyle w:val="TOC2"/>
        <w:tabs>
          <w:tab w:val="right" w:leader="dot" w:pos="9064"/>
        </w:tabs>
        <w:rPr>
          <w:rFonts w:ascii="Times New Roman" w:hAnsi="Times New Roman" w:cs="Times New Roman" w:eastAsiaTheme="minorEastAsia"/>
          <w:b/>
          <w:bCs/>
          <w:noProof/>
          <w:sz w:val="24"/>
          <w:szCs w:val="24"/>
        </w:rPr>
      </w:pPr>
      <w:hyperlink w:history="1" w:anchor="_Toc43239405">
        <w:r w:rsidRPr="004B5DAE" w:rsidR="004B5DAE">
          <w:rPr>
            <w:rStyle w:val="Hyperlink"/>
            <w:rFonts w:ascii="Times New Roman" w:hAnsi="Times New Roman" w:cs="Times New Roman"/>
            <w:b/>
            <w:bCs/>
            <w:noProof/>
            <w:sz w:val="24"/>
            <w:szCs w:val="24"/>
          </w:rPr>
          <w:t>2.3 Considerações finais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_Toc43239405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33</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D12DBFB" w14:textId="3A3B7B7B">
      <w:pPr>
        <w:pStyle w:val="TOC1"/>
        <w:tabs>
          <w:tab w:val="right" w:leader="dot" w:pos="9064"/>
        </w:tabs>
        <w:rPr>
          <w:rFonts w:cs="Times New Roman" w:eastAsiaTheme="minorEastAsia"/>
          <w:b/>
          <w:bCs/>
          <w:noProof/>
          <w:szCs w:val="24"/>
        </w:rPr>
      </w:pPr>
      <w:hyperlink w:history="1" w:anchor="_Toc43239406">
        <w:r w:rsidRPr="004B5DAE" w:rsidR="004B5DAE">
          <w:rPr>
            <w:rStyle w:val="Hyperlink"/>
            <w:rFonts w:cs="Times New Roman"/>
            <w:b/>
            <w:bCs/>
            <w:noProof/>
            <w:szCs w:val="24"/>
          </w:rPr>
          <w:t>3. ESTUDO DE VIABILIDADE</w:t>
        </w:r>
        <w:r w:rsidRPr="004B5DAE" w:rsidR="004B5DAE">
          <w:rPr>
            <w:rFonts w:cs="Times New Roman"/>
            <w:b/>
            <w:bCs/>
            <w:noProof/>
            <w:webHidden/>
            <w:szCs w:val="24"/>
          </w:rPr>
          <w:tab/>
        </w:r>
        <w:r w:rsidRPr="004B5DAE" w:rsidR="004B5DAE">
          <w:rPr>
            <w:rFonts w:cs="Times New Roman"/>
            <w:b/>
            <w:bCs/>
            <w:noProof/>
            <w:webHidden/>
            <w:szCs w:val="24"/>
          </w:rPr>
          <w:fldChar w:fldCharType="begin"/>
        </w:r>
        <w:r w:rsidRPr="004B5DAE" w:rsidR="004B5DAE">
          <w:rPr>
            <w:rFonts w:cs="Times New Roman"/>
            <w:b/>
            <w:bCs/>
            <w:noProof/>
            <w:webHidden/>
            <w:szCs w:val="24"/>
          </w:rPr>
          <w:instrText xml:space="preserve"> PAGEREF _Toc43239406 \h </w:instrText>
        </w:r>
        <w:r w:rsidRPr="004B5DAE" w:rsidR="004B5DAE">
          <w:rPr>
            <w:rFonts w:cs="Times New Roman"/>
            <w:b/>
            <w:bCs/>
            <w:noProof/>
            <w:webHidden/>
            <w:szCs w:val="24"/>
          </w:rPr>
        </w:r>
        <w:r w:rsidRPr="004B5DAE" w:rsidR="004B5DAE">
          <w:rPr>
            <w:rFonts w:cs="Times New Roman"/>
            <w:b/>
            <w:bCs/>
            <w:noProof/>
            <w:webHidden/>
            <w:szCs w:val="24"/>
          </w:rPr>
          <w:fldChar w:fldCharType="separate"/>
        </w:r>
        <w:r w:rsidR="009549CC">
          <w:rPr>
            <w:rFonts w:cs="Times New Roman"/>
            <w:b/>
            <w:bCs/>
            <w:noProof/>
            <w:webHidden/>
            <w:szCs w:val="24"/>
          </w:rPr>
          <w:t>34</w:t>
        </w:r>
        <w:r w:rsidRPr="004B5DAE" w:rsidR="004B5DAE">
          <w:rPr>
            <w:rFonts w:cs="Times New Roman"/>
            <w:b/>
            <w:bCs/>
            <w:noProof/>
            <w:webHidden/>
            <w:szCs w:val="24"/>
          </w:rPr>
          <w:fldChar w:fldCharType="end"/>
        </w:r>
      </w:hyperlink>
    </w:p>
    <w:p w:rsidRPr="004B5DAE" w:rsidR="004B5DAE" w:rsidRDefault="002669FB" w14:paraId="578E2DF5" w14:textId="7E9FE4A7">
      <w:pPr>
        <w:pStyle w:val="TOC2"/>
        <w:tabs>
          <w:tab w:val="right" w:leader="dot" w:pos="9064"/>
        </w:tabs>
        <w:rPr>
          <w:rFonts w:ascii="Times New Roman" w:hAnsi="Times New Roman" w:cs="Times New Roman" w:eastAsiaTheme="minorEastAsia"/>
          <w:b/>
          <w:bCs/>
          <w:noProof/>
          <w:sz w:val="24"/>
          <w:szCs w:val="24"/>
        </w:rPr>
      </w:pPr>
      <w:hyperlink w:history="1" w:anchor="_Toc43239407">
        <w:r w:rsidRPr="004B5DAE" w:rsidR="004B5DAE">
          <w:rPr>
            <w:rStyle w:val="Hyperlink"/>
            <w:rFonts w:ascii="Times New Roman" w:hAnsi="Times New Roman" w:cs="Times New Roman"/>
            <w:b/>
            <w:bCs/>
            <w:noProof/>
            <w:sz w:val="24"/>
            <w:szCs w:val="24"/>
          </w:rPr>
          <w:t>3.1 Trabalhos Relacionados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_Toc43239407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048600ED" w14:textId="318F39DD">
      <w:pPr>
        <w:pStyle w:val="TOC3"/>
        <w:tabs>
          <w:tab w:val="right" w:leader="dot" w:pos="9064"/>
        </w:tabs>
        <w:rPr>
          <w:rFonts w:ascii="Times New Roman" w:hAnsi="Times New Roman" w:cs="Times New Roman" w:eastAsiaTheme="minorEastAsia"/>
          <w:b/>
          <w:bCs/>
          <w:noProof/>
          <w:sz w:val="24"/>
          <w:szCs w:val="24"/>
        </w:rPr>
      </w:pPr>
      <w:hyperlink w:history="1" w:anchor="_Toc43239408">
        <w:r w:rsidRPr="004B5DAE" w:rsidR="004B5DAE">
          <w:rPr>
            <w:rStyle w:val="Hyperlink"/>
            <w:rFonts w:ascii="Times New Roman" w:hAnsi="Times New Roman" w:cs="Times New Roman"/>
            <w:b/>
            <w:bCs/>
            <w:noProof/>
            <w:sz w:val="24"/>
            <w:szCs w:val="24"/>
          </w:rPr>
          <w:t>3.1.1 Meu Crediário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_Toc43239408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23DE2D4F" w14:textId="795A2A99">
      <w:pPr>
        <w:pStyle w:val="TOC3"/>
        <w:tabs>
          <w:tab w:val="right" w:leader="dot" w:pos="9064"/>
        </w:tabs>
        <w:rPr>
          <w:rFonts w:ascii="Times New Roman" w:hAnsi="Times New Roman" w:cs="Times New Roman" w:eastAsiaTheme="minorEastAsia"/>
          <w:b/>
          <w:bCs/>
          <w:noProof/>
          <w:sz w:val="24"/>
          <w:szCs w:val="24"/>
        </w:rPr>
      </w:pPr>
      <w:hyperlink w:history="1" w:anchor="_Toc43239409">
        <w:r w:rsidRPr="004B5DAE" w:rsidR="004B5DAE">
          <w:rPr>
            <w:rStyle w:val="Hyperlink"/>
            <w:rFonts w:ascii="Times New Roman" w:hAnsi="Times New Roman" w:cs="Times New Roman"/>
            <w:b/>
            <w:bCs/>
            <w:noProof/>
            <w:sz w:val="24"/>
            <w:szCs w:val="24"/>
          </w:rPr>
          <w:t>3.1.2 QuantoSobra</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_Toc43239409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35</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D7D05CB" w14:textId="7A5B6D63">
      <w:pPr>
        <w:pStyle w:val="TOC3"/>
        <w:tabs>
          <w:tab w:val="right" w:leader="dot" w:pos="9064"/>
        </w:tabs>
        <w:rPr>
          <w:rFonts w:ascii="Times New Roman" w:hAnsi="Times New Roman" w:cs="Times New Roman" w:eastAsiaTheme="minorEastAsia"/>
          <w:b/>
          <w:bCs/>
          <w:noProof/>
          <w:sz w:val="24"/>
          <w:szCs w:val="24"/>
        </w:rPr>
      </w:pPr>
      <w:hyperlink w:history="1" w:anchor="_Toc43239410">
        <w:r w:rsidRPr="004B5DAE" w:rsidR="004B5DAE">
          <w:rPr>
            <w:rStyle w:val="Hyperlink"/>
            <w:rFonts w:ascii="Times New Roman" w:hAnsi="Times New Roman" w:cs="Times New Roman"/>
            <w:b/>
            <w:bCs/>
            <w:noProof/>
            <w:sz w:val="24"/>
            <w:szCs w:val="24"/>
          </w:rPr>
          <w:t>3.1.3 Pagthos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_Toc43239410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35</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0540B45" w14:textId="7A77B377">
      <w:pPr>
        <w:pStyle w:val="TOC3"/>
        <w:tabs>
          <w:tab w:val="right" w:leader="dot" w:pos="9064"/>
        </w:tabs>
        <w:rPr>
          <w:rFonts w:ascii="Times New Roman" w:hAnsi="Times New Roman" w:cs="Times New Roman" w:eastAsiaTheme="minorEastAsia"/>
          <w:b/>
          <w:bCs/>
          <w:noProof/>
          <w:sz w:val="24"/>
          <w:szCs w:val="24"/>
        </w:rPr>
      </w:pPr>
      <w:hyperlink w:history="1" w:anchor="_Toc43239411">
        <w:r w:rsidRPr="004B5DAE" w:rsidR="004B5DAE">
          <w:rPr>
            <w:rStyle w:val="Hyperlink"/>
            <w:rFonts w:ascii="Times New Roman" w:hAnsi="Times New Roman" w:cs="Times New Roman"/>
            <w:b/>
            <w:bCs/>
            <w:noProof/>
            <w:sz w:val="24"/>
            <w:szCs w:val="24"/>
          </w:rPr>
          <w:t>3.1.4 Excel</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_Toc43239411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36</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3413DB2" w14:textId="1C62080A">
      <w:pPr>
        <w:pStyle w:val="TOC2"/>
        <w:tabs>
          <w:tab w:val="right" w:leader="dot" w:pos="9064"/>
        </w:tabs>
        <w:rPr>
          <w:rFonts w:ascii="Times New Roman" w:hAnsi="Times New Roman" w:cs="Times New Roman" w:eastAsiaTheme="minorEastAsia"/>
          <w:b/>
          <w:bCs/>
          <w:noProof/>
          <w:sz w:val="24"/>
          <w:szCs w:val="24"/>
        </w:rPr>
      </w:pPr>
      <w:hyperlink w:history="1" w:anchor="_Toc43239412">
        <w:r w:rsidRPr="004B5DAE" w:rsidR="004B5DAE">
          <w:rPr>
            <w:rStyle w:val="Hyperlink"/>
            <w:rFonts w:ascii="Times New Roman" w:hAnsi="Times New Roman" w:cs="Times New Roman"/>
            <w:b/>
            <w:bCs/>
            <w:noProof/>
            <w:sz w:val="24"/>
            <w:szCs w:val="24"/>
          </w:rPr>
          <w:t>3.2 Coleta de dados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_Toc43239412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8E89128" w14:textId="2B1EF92F">
      <w:pPr>
        <w:pStyle w:val="TOC3"/>
        <w:tabs>
          <w:tab w:val="right" w:leader="dot" w:pos="9064"/>
        </w:tabs>
        <w:rPr>
          <w:rFonts w:ascii="Times New Roman" w:hAnsi="Times New Roman" w:cs="Times New Roman" w:eastAsiaTheme="minorEastAsia"/>
          <w:b/>
          <w:bCs/>
          <w:noProof/>
          <w:sz w:val="24"/>
          <w:szCs w:val="24"/>
        </w:rPr>
      </w:pPr>
      <w:hyperlink w:history="1" w:anchor="_Toc43239413">
        <w:r w:rsidRPr="004B5DAE" w:rsidR="004B5DAE">
          <w:rPr>
            <w:rStyle w:val="Hyperlink"/>
            <w:rFonts w:ascii="Times New Roman" w:hAnsi="Times New Roman" w:cs="Times New Roman"/>
            <w:b/>
            <w:bCs/>
            <w:noProof/>
            <w:sz w:val="24"/>
            <w:szCs w:val="24"/>
          </w:rPr>
          <w:t>3.2.1 Aplicação do questionário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_Toc43239413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38</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D158DEA" w14:textId="611E2915">
      <w:pPr>
        <w:pStyle w:val="TOC3"/>
        <w:tabs>
          <w:tab w:val="right" w:leader="dot" w:pos="9064"/>
        </w:tabs>
        <w:rPr>
          <w:rFonts w:ascii="Times New Roman" w:hAnsi="Times New Roman" w:cs="Times New Roman" w:eastAsiaTheme="minorEastAsia"/>
          <w:b/>
          <w:bCs/>
          <w:noProof/>
          <w:sz w:val="24"/>
          <w:szCs w:val="24"/>
        </w:rPr>
      </w:pPr>
      <w:hyperlink w:history="1" w:anchor="_Toc43239414">
        <w:r w:rsidRPr="004B5DAE" w:rsidR="004B5DAE">
          <w:rPr>
            <w:rStyle w:val="Hyperlink"/>
            <w:rFonts w:ascii="Times New Roman" w:hAnsi="Times New Roman" w:cs="Times New Roman"/>
            <w:b/>
            <w:bCs/>
            <w:noProof/>
            <w:sz w:val="24"/>
            <w:szCs w:val="24"/>
          </w:rPr>
          <w:t>3.2.2 Resultados gráficos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_Toc43239414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39</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EF21070" w14:textId="6BDE1FB6">
      <w:pPr>
        <w:pStyle w:val="TOC2"/>
        <w:tabs>
          <w:tab w:val="right" w:leader="dot" w:pos="9064"/>
        </w:tabs>
        <w:rPr>
          <w:rFonts w:ascii="Times New Roman" w:hAnsi="Times New Roman" w:cs="Times New Roman" w:eastAsiaTheme="minorEastAsia"/>
          <w:b/>
          <w:bCs/>
          <w:noProof/>
          <w:sz w:val="24"/>
          <w:szCs w:val="24"/>
        </w:rPr>
      </w:pPr>
      <w:hyperlink w:history="1" w:anchor="_Toc43239415">
        <w:r w:rsidRPr="004B5DAE" w:rsidR="004B5DAE">
          <w:rPr>
            <w:rStyle w:val="Hyperlink"/>
            <w:rFonts w:ascii="Times New Roman" w:hAnsi="Times New Roman" w:cs="Times New Roman"/>
            <w:b/>
            <w:bCs/>
            <w:noProof/>
            <w:sz w:val="24"/>
            <w:szCs w:val="24"/>
          </w:rPr>
          <w:t>3.3 Modelo de negócios Canvas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_Toc43239415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076D8F01" w14:textId="40AD3474">
      <w:pPr>
        <w:pStyle w:val="TOC3"/>
        <w:tabs>
          <w:tab w:val="right" w:leader="dot" w:pos="9064"/>
        </w:tabs>
        <w:rPr>
          <w:rFonts w:ascii="Times New Roman" w:hAnsi="Times New Roman" w:cs="Times New Roman" w:eastAsiaTheme="minorEastAsia"/>
          <w:b/>
          <w:bCs/>
          <w:noProof/>
          <w:sz w:val="24"/>
          <w:szCs w:val="24"/>
        </w:rPr>
      </w:pPr>
      <w:hyperlink w:history="1" w:anchor="_Toc43239416">
        <w:r w:rsidRPr="004B5DAE" w:rsidR="004B5DAE">
          <w:rPr>
            <w:rStyle w:val="Hyperlink"/>
            <w:rFonts w:ascii="Times New Roman" w:hAnsi="Times New Roman" w:cs="Times New Roman"/>
            <w:b/>
            <w:bCs/>
            <w:noProof/>
            <w:sz w:val="24"/>
            <w:szCs w:val="24"/>
          </w:rPr>
          <w:t>3.4.1 Canvas EasyStore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_Toc43239416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113C593" w14:textId="63AB24DD">
      <w:pPr>
        <w:pStyle w:val="TOC2"/>
        <w:tabs>
          <w:tab w:val="right" w:leader="dot" w:pos="9064"/>
        </w:tabs>
        <w:rPr>
          <w:rFonts w:ascii="Times New Roman" w:hAnsi="Times New Roman" w:cs="Times New Roman" w:eastAsiaTheme="minorEastAsia"/>
          <w:b/>
          <w:bCs/>
          <w:noProof/>
          <w:sz w:val="24"/>
          <w:szCs w:val="24"/>
        </w:rPr>
      </w:pPr>
      <w:hyperlink w:history="1" w:anchor="_Toc43239417">
        <w:r w:rsidRPr="004B5DAE" w:rsidR="004B5DAE">
          <w:rPr>
            <w:rStyle w:val="Hyperlink"/>
            <w:rFonts w:ascii="Times New Roman" w:hAnsi="Times New Roman" w:cs="Times New Roman"/>
            <w:b/>
            <w:bCs/>
            <w:noProof/>
            <w:sz w:val="24"/>
            <w:szCs w:val="24"/>
          </w:rPr>
          <w:t>3.4 SWOT</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_Toc43239417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E8F5253" w14:textId="4902E5B2">
      <w:pPr>
        <w:pStyle w:val="TOC3"/>
        <w:tabs>
          <w:tab w:val="right" w:leader="dot" w:pos="9064"/>
        </w:tabs>
        <w:rPr>
          <w:rFonts w:ascii="Times New Roman" w:hAnsi="Times New Roman" w:cs="Times New Roman" w:eastAsiaTheme="minorEastAsia"/>
          <w:b/>
          <w:bCs/>
          <w:noProof/>
          <w:sz w:val="24"/>
          <w:szCs w:val="24"/>
        </w:rPr>
      </w:pPr>
      <w:hyperlink w:history="1" w:anchor="_Toc43239418">
        <w:r w:rsidRPr="004B5DAE" w:rsidR="004B5DAE">
          <w:rPr>
            <w:rStyle w:val="Hyperlink"/>
            <w:rFonts w:ascii="Times New Roman" w:hAnsi="Times New Roman" w:cs="Times New Roman"/>
            <w:b/>
            <w:bCs/>
            <w:noProof/>
            <w:sz w:val="24"/>
            <w:szCs w:val="24"/>
          </w:rPr>
          <w:t>3.4.1 Oportunidades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_Toc43239418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45</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B55FD4A" w14:textId="28717921">
      <w:pPr>
        <w:pStyle w:val="TOC3"/>
        <w:tabs>
          <w:tab w:val="right" w:leader="dot" w:pos="9064"/>
        </w:tabs>
        <w:rPr>
          <w:rFonts w:ascii="Times New Roman" w:hAnsi="Times New Roman" w:cs="Times New Roman" w:eastAsiaTheme="minorEastAsia"/>
          <w:b/>
          <w:bCs/>
          <w:noProof/>
          <w:sz w:val="24"/>
          <w:szCs w:val="24"/>
        </w:rPr>
      </w:pPr>
      <w:hyperlink w:history="1" w:anchor="_Toc43239419">
        <w:r w:rsidRPr="004B5DAE" w:rsidR="004B5DAE">
          <w:rPr>
            <w:rStyle w:val="Hyperlink"/>
            <w:rFonts w:ascii="Times New Roman" w:hAnsi="Times New Roman" w:cs="Times New Roman"/>
            <w:b/>
            <w:bCs/>
            <w:noProof/>
            <w:sz w:val="24"/>
            <w:szCs w:val="24"/>
          </w:rPr>
          <w:t>3.4.2 Ameaças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_Toc43239419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45</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CE2D021" w14:textId="633AF64C">
      <w:pPr>
        <w:pStyle w:val="TOC3"/>
        <w:tabs>
          <w:tab w:val="right" w:leader="dot" w:pos="9064"/>
        </w:tabs>
        <w:rPr>
          <w:rFonts w:ascii="Times New Roman" w:hAnsi="Times New Roman" w:cs="Times New Roman" w:eastAsiaTheme="minorEastAsia"/>
          <w:b/>
          <w:bCs/>
          <w:noProof/>
          <w:sz w:val="24"/>
          <w:szCs w:val="24"/>
        </w:rPr>
      </w:pPr>
      <w:hyperlink w:history="1" w:anchor="_Toc43239420">
        <w:r w:rsidRPr="004B5DAE" w:rsidR="004B5DAE">
          <w:rPr>
            <w:rStyle w:val="Hyperlink"/>
            <w:rFonts w:ascii="Times New Roman" w:hAnsi="Times New Roman" w:cs="Times New Roman"/>
            <w:b/>
            <w:bCs/>
            <w:noProof/>
            <w:sz w:val="24"/>
            <w:szCs w:val="24"/>
          </w:rPr>
          <w:t>3.4.3 Pontos fortes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_Toc43239420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45</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457706F" w14:textId="0AB7905A">
      <w:pPr>
        <w:pStyle w:val="TOC3"/>
        <w:tabs>
          <w:tab w:val="right" w:leader="dot" w:pos="9064"/>
        </w:tabs>
        <w:rPr>
          <w:rFonts w:ascii="Times New Roman" w:hAnsi="Times New Roman" w:cs="Times New Roman" w:eastAsiaTheme="minorEastAsia"/>
          <w:b/>
          <w:bCs/>
          <w:noProof/>
          <w:sz w:val="24"/>
          <w:szCs w:val="24"/>
        </w:rPr>
      </w:pPr>
      <w:hyperlink w:history="1" w:anchor="_Toc43239421">
        <w:r w:rsidRPr="004B5DAE" w:rsidR="004B5DAE">
          <w:rPr>
            <w:rStyle w:val="Hyperlink"/>
            <w:rFonts w:ascii="Times New Roman" w:hAnsi="Times New Roman" w:cs="Times New Roman"/>
            <w:b/>
            <w:bCs/>
            <w:noProof/>
            <w:sz w:val="24"/>
            <w:szCs w:val="24"/>
          </w:rPr>
          <w:t>3.4.4 Pontos fracos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_Toc43239421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45</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9812220" w14:textId="3834F1FE">
      <w:pPr>
        <w:pStyle w:val="TOC2"/>
        <w:tabs>
          <w:tab w:val="right" w:leader="dot" w:pos="9064"/>
        </w:tabs>
        <w:rPr>
          <w:rFonts w:ascii="Times New Roman" w:hAnsi="Times New Roman" w:cs="Times New Roman" w:eastAsiaTheme="minorEastAsia"/>
          <w:b/>
          <w:bCs/>
          <w:noProof/>
          <w:sz w:val="24"/>
          <w:szCs w:val="24"/>
        </w:rPr>
      </w:pPr>
      <w:hyperlink w:history="1" w:anchor="_Toc43239422">
        <w:r w:rsidRPr="004B5DAE" w:rsidR="004B5DAE">
          <w:rPr>
            <w:rStyle w:val="Hyperlink"/>
            <w:rFonts w:ascii="Times New Roman" w:hAnsi="Times New Roman" w:cs="Times New Roman"/>
            <w:b/>
            <w:bCs/>
            <w:noProof/>
            <w:sz w:val="24"/>
            <w:szCs w:val="24"/>
          </w:rPr>
          <w:t>3.5 Considerações finais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_Toc43239422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46</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0A06EA43" w14:textId="0DF07192">
      <w:pPr>
        <w:pStyle w:val="TOC1"/>
        <w:tabs>
          <w:tab w:val="right" w:leader="dot" w:pos="9064"/>
        </w:tabs>
        <w:rPr>
          <w:rFonts w:cs="Times New Roman" w:eastAsiaTheme="minorEastAsia"/>
          <w:b/>
          <w:bCs/>
          <w:noProof/>
          <w:szCs w:val="24"/>
        </w:rPr>
      </w:pPr>
      <w:hyperlink w:history="1" w:anchor="_Toc43239423">
        <w:r w:rsidRPr="004B5DAE" w:rsidR="004B5DAE">
          <w:rPr>
            <w:rStyle w:val="Hyperlink"/>
            <w:rFonts w:cs="Times New Roman"/>
            <w:b/>
            <w:bCs/>
            <w:noProof/>
            <w:szCs w:val="24"/>
          </w:rPr>
          <w:t>4. MODELAGEM E DESENVOLVIMENTO DO APLICATIVO</w:t>
        </w:r>
        <w:r w:rsidRPr="004B5DAE" w:rsidR="004B5DAE">
          <w:rPr>
            <w:rFonts w:cs="Times New Roman"/>
            <w:b/>
            <w:bCs/>
            <w:noProof/>
            <w:webHidden/>
            <w:szCs w:val="24"/>
          </w:rPr>
          <w:tab/>
        </w:r>
        <w:r w:rsidRPr="004B5DAE" w:rsidR="004B5DAE">
          <w:rPr>
            <w:rFonts w:cs="Times New Roman"/>
            <w:b/>
            <w:bCs/>
            <w:noProof/>
            <w:webHidden/>
            <w:szCs w:val="24"/>
          </w:rPr>
          <w:fldChar w:fldCharType="begin"/>
        </w:r>
        <w:r w:rsidRPr="004B5DAE" w:rsidR="004B5DAE">
          <w:rPr>
            <w:rFonts w:cs="Times New Roman"/>
            <w:b/>
            <w:bCs/>
            <w:noProof/>
            <w:webHidden/>
            <w:szCs w:val="24"/>
          </w:rPr>
          <w:instrText xml:space="preserve"> PAGEREF _Toc43239423 \h </w:instrText>
        </w:r>
        <w:r w:rsidRPr="004B5DAE" w:rsidR="004B5DAE">
          <w:rPr>
            <w:rFonts w:cs="Times New Roman"/>
            <w:b/>
            <w:bCs/>
            <w:noProof/>
            <w:webHidden/>
            <w:szCs w:val="24"/>
          </w:rPr>
        </w:r>
        <w:r w:rsidRPr="004B5DAE" w:rsidR="004B5DAE">
          <w:rPr>
            <w:rFonts w:cs="Times New Roman"/>
            <w:b/>
            <w:bCs/>
            <w:noProof/>
            <w:webHidden/>
            <w:szCs w:val="24"/>
          </w:rPr>
          <w:fldChar w:fldCharType="separate"/>
        </w:r>
        <w:r w:rsidR="009549CC">
          <w:rPr>
            <w:rFonts w:cs="Times New Roman"/>
            <w:b/>
            <w:bCs/>
            <w:noProof/>
            <w:webHidden/>
            <w:szCs w:val="24"/>
          </w:rPr>
          <w:t>47</w:t>
        </w:r>
        <w:r w:rsidRPr="004B5DAE" w:rsidR="004B5DAE">
          <w:rPr>
            <w:rFonts w:cs="Times New Roman"/>
            <w:b/>
            <w:bCs/>
            <w:noProof/>
            <w:webHidden/>
            <w:szCs w:val="24"/>
          </w:rPr>
          <w:fldChar w:fldCharType="end"/>
        </w:r>
      </w:hyperlink>
    </w:p>
    <w:p w:rsidRPr="004B5DAE" w:rsidR="004B5DAE" w:rsidRDefault="002669FB" w14:paraId="4655CE80" w14:textId="5BE9C19E">
      <w:pPr>
        <w:pStyle w:val="TOC2"/>
        <w:tabs>
          <w:tab w:val="right" w:leader="dot" w:pos="9064"/>
        </w:tabs>
        <w:rPr>
          <w:rFonts w:ascii="Times New Roman" w:hAnsi="Times New Roman" w:cs="Times New Roman" w:eastAsiaTheme="minorEastAsia"/>
          <w:b/>
          <w:bCs/>
          <w:noProof/>
          <w:sz w:val="24"/>
          <w:szCs w:val="24"/>
        </w:rPr>
      </w:pPr>
      <w:hyperlink w:history="1" w:anchor="_Toc43239424">
        <w:r w:rsidRPr="004B5DAE" w:rsidR="004B5DAE">
          <w:rPr>
            <w:rStyle w:val="Hyperlink"/>
            <w:rFonts w:ascii="Times New Roman" w:hAnsi="Times New Roman" w:cs="Times New Roman"/>
            <w:b/>
            <w:bCs/>
            <w:noProof/>
            <w:sz w:val="24"/>
            <w:szCs w:val="24"/>
          </w:rPr>
          <w:t>4.2 Projeto de interface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_Toc43239424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4DFED3F" w14:textId="2119E1F2">
      <w:pPr>
        <w:pStyle w:val="TOC3"/>
        <w:tabs>
          <w:tab w:val="right" w:leader="dot" w:pos="9064"/>
        </w:tabs>
        <w:rPr>
          <w:rFonts w:ascii="Times New Roman" w:hAnsi="Times New Roman" w:cs="Times New Roman" w:eastAsiaTheme="minorEastAsia"/>
          <w:b/>
          <w:bCs/>
          <w:noProof/>
          <w:sz w:val="24"/>
          <w:szCs w:val="24"/>
        </w:rPr>
      </w:pPr>
      <w:hyperlink w:history="1" w:anchor="_Toc43239425">
        <w:r w:rsidRPr="004B5DAE" w:rsidR="004B5DAE">
          <w:rPr>
            <w:rStyle w:val="Hyperlink"/>
            <w:rFonts w:ascii="Times New Roman" w:hAnsi="Times New Roman" w:cs="Times New Roman"/>
            <w:b/>
            <w:bCs/>
            <w:noProof/>
            <w:sz w:val="24"/>
            <w:szCs w:val="24"/>
          </w:rPr>
          <w:t>4.2.1 Análise hierárquica de tarefas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_Toc43239425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D9D878A" w14:textId="3A7F3529">
      <w:pPr>
        <w:pStyle w:val="TOC4"/>
        <w:tabs>
          <w:tab w:val="right" w:leader="dot" w:pos="9064"/>
        </w:tabs>
        <w:rPr>
          <w:rFonts w:ascii="Times New Roman" w:hAnsi="Times New Roman" w:cs="Times New Roman" w:eastAsiaTheme="minorEastAsia"/>
          <w:b/>
          <w:bCs/>
          <w:noProof/>
          <w:sz w:val="24"/>
          <w:szCs w:val="24"/>
        </w:rPr>
      </w:pPr>
      <w:hyperlink w:history="1" w:anchor="_Toc43239426">
        <w:r w:rsidRPr="004B5DAE" w:rsidR="004B5DAE">
          <w:rPr>
            <w:rStyle w:val="Hyperlink"/>
            <w:rFonts w:ascii="Times New Roman" w:hAnsi="Times New Roman" w:cs="Times New Roman"/>
            <w:b/>
            <w:bCs/>
            <w:noProof/>
            <w:sz w:val="24"/>
            <w:szCs w:val="24"/>
          </w:rPr>
          <w:t>4.2.1.1 Fluxo de venda</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_Toc43239426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F65AA6D" w14:textId="25F89EA5">
      <w:pPr>
        <w:pStyle w:val="TOC4"/>
        <w:tabs>
          <w:tab w:val="right" w:leader="dot" w:pos="9064"/>
        </w:tabs>
        <w:rPr>
          <w:rFonts w:ascii="Times New Roman" w:hAnsi="Times New Roman" w:cs="Times New Roman" w:eastAsiaTheme="minorEastAsia"/>
          <w:b/>
          <w:bCs/>
          <w:noProof/>
          <w:sz w:val="24"/>
          <w:szCs w:val="24"/>
        </w:rPr>
      </w:pPr>
      <w:hyperlink w:history="1" w:anchor="_Toc43239427">
        <w:r w:rsidRPr="004B5DAE" w:rsidR="004B5DAE">
          <w:rPr>
            <w:rStyle w:val="Hyperlink"/>
            <w:rFonts w:ascii="Times New Roman" w:hAnsi="Times New Roman" w:cs="Times New Roman"/>
            <w:b/>
            <w:bCs/>
            <w:noProof/>
            <w:sz w:val="24"/>
            <w:szCs w:val="24"/>
          </w:rPr>
          <w:t>4.2.1.2 Receber</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_Toc43239427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48</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A47E3A7" w14:textId="450DFDEC">
      <w:pPr>
        <w:pStyle w:val="TOC4"/>
        <w:tabs>
          <w:tab w:val="right" w:leader="dot" w:pos="9064"/>
        </w:tabs>
        <w:rPr>
          <w:rFonts w:ascii="Times New Roman" w:hAnsi="Times New Roman" w:cs="Times New Roman" w:eastAsiaTheme="minorEastAsia"/>
          <w:b/>
          <w:bCs/>
          <w:noProof/>
          <w:sz w:val="24"/>
          <w:szCs w:val="24"/>
        </w:rPr>
      </w:pPr>
      <w:hyperlink w:history="1" w:anchor="_Toc43239428">
        <w:r w:rsidRPr="004B5DAE" w:rsidR="004B5DAE">
          <w:rPr>
            <w:rStyle w:val="Hyperlink"/>
            <w:rFonts w:ascii="Times New Roman" w:hAnsi="Times New Roman" w:cs="Times New Roman"/>
            <w:b/>
            <w:bCs/>
            <w:noProof/>
            <w:sz w:val="24"/>
            <w:szCs w:val="24"/>
          </w:rPr>
          <w:t>4.2.1.3 Compartilhar valor do crediário no WhatsApp</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_Toc43239428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49</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2F53F28" w14:textId="7278BA5D">
      <w:pPr>
        <w:pStyle w:val="TOC3"/>
        <w:tabs>
          <w:tab w:val="right" w:leader="dot" w:pos="9064"/>
        </w:tabs>
        <w:rPr>
          <w:rFonts w:ascii="Times New Roman" w:hAnsi="Times New Roman" w:cs="Times New Roman" w:eastAsiaTheme="minorEastAsia"/>
          <w:b/>
          <w:bCs/>
          <w:noProof/>
          <w:sz w:val="24"/>
          <w:szCs w:val="24"/>
        </w:rPr>
      </w:pPr>
      <w:hyperlink w:history="1" w:anchor="_Toc43239429">
        <w:r w:rsidRPr="004B5DAE" w:rsidR="004B5DAE">
          <w:rPr>
            <w:rStyle w:val="Hyperlink"/>
            <w:rFonts w:ascii="Times New Roman" w:hAnsi="Times New Roman" w:cs="Times New Roman"/>
            <w:b/>
            <w:bCs/>
            <w:noProof/>
            <w:sz w:val="24"/>
            <w:szCs w:val="24"/>
          </w:rPr>
          <w:t>4.2.2 Modelos conceituais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_Toc43239429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49</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2584B1EE" w14:textId="3BED9485">
      <w:pPr>
        <w:pStyle w:val="TOC4"/>
        <w:tabs>
          <w:tab w:val="right" w:leader="dot" w:pos="9064"/>
        </w:tabs>
        <w:rPr>
          <w:rFonts w:ascii="Times New Roman" w:hAnsi="Times New Roman" w:cs="Times New Roman" w:eastAsiaTheme="minorEastAsia"/>
          <w:b/>
          <w:bCs/>
          <w:noProof/>
          <w:sz w:val="24"/>
          <w:szCs w:val="24"/>
        </w:rPr>
      </w:pPr>
      <w:hyperlink w:history="1" w:anchor="_Toc43239430">
        <w:r w:rsidRPr="004B5DAE" w:rsidR="004B5DAE">
          <w:rPr>
            <w:rStyle w:val="Hyperlink"/>
            <w:rFonts w:ascii="Times New Roman" w:hAnsi="Times New Roman" w:cs="Times New Roman"/>
            <w:b/>
            <w:bCs/>
            <w:noProof/>
            <w:sz w:val="24"/>
            <w:szCs w:val="24"/>
          </w:rPr>
          <w:t xml:space="preserve">4.2.2.1 Tipos de </w:t>
        </w:r>
        <w:r w:rsidRPr="004B5DAE" w:rsidR="004B5DAE">
          <w:rPr>
            <w:rStyle w:val="Hyperlink"/>
            <w:rFonts w:ascii="Times New Roman" w:hAnsi="Times New Roman" w:cs="Times New Roman"/>
            <w:b/>
            <w:bCs/>
            <w:i/>
            <w:noProof/>
            <w:sz w:val="24"/>
            <w:szCs w:val="24"/>
          </w:rPr>
          <w:t>interface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_Toc43239430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50</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EAACD7A" w14:textId="31EEDDEC">
      <w:pPr>
        <w:pStyle w:val="TOC3"/>
        <w:tabs>
          <w:tab w:val="right" w:leader="dot" w:pos="9064"/>
        </w:tabs>
        <w:rPr>
          <w:rFonts w:ascii="Times New Roman" w:hAnsi="Times New Roman" w:cs="Times New Roman" w:eastAsiaTheme="minorEastAsia"/>
          <w:b/>
          <w:bCs/>
          <w:noProof/>
          <w:sz w:val="24"/>
          <w:szCs w:val="24"/>
        </w:rPr>
      </w:pPr>
      <w:hyperlink w:history="1" w:anchor="_Toc43239431">
        <w:r w:rsidRPr="004B5DAE" w:rsidR="004B5DAE">
          <w:rPr>
            <w:rStyle w:val="Hyperlink"/>
            <w:rFonts w:ascii="Times New Roman" w:hAnsi="Times New Roman" w:cs="Times New Roman"/>
            <w:b/>
            <w:bCs/>
            <w:noProof/>
            <w:sz w:val="24"/>
            <w:szCs w:val="24"/>
          </w:rPr>
          <w:t>4.2.3 Princípios de usabilidade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_Toc43239431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2999AF3E" w14:textId="12D34C9B">
      <w:pPr>
        <w:pStyle w:val="TOC3"/>
        <w:tabs>
          <w:tab w:val="right" w:leader="dot" w:pos="9064"/>
        </w:tabs>
        <w:rPr>
          <w:rFonts w:ascii="Times New Roman" w:hAnsi="Times New Roman" w:cs="Times New Roman" w:eastAsiaTheme="minorEastAsia"/>
          <w:b/>
          <w:bCs/>
          <w:noProof/>
          <w:sz w:val="24"/>
          <w:szCs w:val="24"/>
        </w:rPr>
      </w:pPr>
      <w:hyperlink w:history="1" w:anchor="_Toc43239432">
        <w:r w:rsidRPr="004B5DAE" w:rsidR="004B5DAE">
          <w:rPr>
            <w:rStyle w:val="Hyperlink"/>
            <w:rFonts w:ascii="Times New Roman" w:hAnsi="Times New Roman" w:cs="Times New Roman"/>
            <w:b/>
            <w:bCs/>
            <w:noProof/>
            <w:sz w:val="24"/>
            <w:szCs w:val="24"/>
          </w:rPr>
          <w:t>4.2.4 Prototipação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_Toc43239432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52</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07E4A2FC" w14:textId="489C47DA">
      <w:pPr>
        <w:pStyle w:val="TOC2"/>
        <w:tabs>
          <w:tab w:val="right" w:leader="dot" w:pos="9064"/>
        </w:tabs>
        <w:rPr>
          <w:rFonts w:ascii="Times New Roman" w:hAnsi="Times New Roman" w:cs="Times New Roman" w:eastAsiaTheme="minorEastAsia"/>
          <w:b/>
          <w:bCs/>
          <w:noProof/>
          <w:sz w:val="24"/>
          <w:szCs w:val="24"/>
        </w:rPr>
      </w:pPr>
      <w:hyperlink w:history="1" w:anchor="_Toc43239433">
        <w:r w:rsidRPr="004B5DAE" w:rsidR="004B5DAE">
          <w:rPr>
            <w:rStyle w:val="Hyperlink"/>
            <w:rFonts w:ascii="Times New Roman" w:hAnsi="Times New Roman" w:cs="Times New Roman"/>
            <w:b/>
            <w:bCs/>
            <w:noProof/>
            <w:sz w:val="24"/>
            <w:szCs w:val="24"/>
          </w:rPr>
          <w:t>4.3 Projeto de Software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_Toc43239433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53</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94D5FA2" w14:textId="1B4B7A39">
      <w:pPr>
        <w:pStyle w:val="TOC3"/>
        <w:tabs>
          <w:tab w:val="right" w:leader="dot" w:pos="9064"/>
        </w:tabs>
        <w:rPr>
          <w:rFonts w:ascii="Times New Roman" w:hAnsi="Times New Roman" w:cs="Times New Roman" w:eastAsiaTheme="minorEastAsia"/>
          <w:b/>
          <w:bCs/>
          <w:noProof/>
          <w:sz w:val="24"/>
          <w:szCs w:val="24"/>
        </w:rPr>
      </w:pPr>
      <w:hyperlink w:history="1" w:anchor="_Toc43239434">
        <w:r w:rsidRPr="004B5DAE" w:rsidR="004B5DAE">
          <w:rPr>
            <w:rStyle w:val="Hyperlink"/>
            <w:rFonts w:ascii="Times New Roman" w:hAnsi="Times New Roman" w:cs="Times New Roman"/>
            <w:b/>
            <w:bCs/>
            <w:noProof/>
            <w:sz w:val="24"/>
            <w:szCs w:val="24"/>
          </w:rPr>
          <w:t xml:space="preserve">4.3.1 Arquitetura e design do </w:t>
        </w:r>
        <w:r w:rsidRPr="004B5DAE" w:rsidR="004B5DAE">
          <w:rPr>
            <w:rStyle w:val="Hyperlink"/>
            <w:rFonts w:ascii="Times New Roman" w:hAnsi="Times New Roman" w:cs="Times New Roman"/>
            <w:b/>
            <w:bCs/>
            <w:i/>
            <w:noProof/>
            <w:sz w:val="24"/>
            <w:szCs w:val="24"/>
          </w:rPr>
          <w:t>Software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_Toc43239434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85AABA2" w14:textId="4AFD1713">
      <w:pPr>
        <w:pStyle w:val="TOC3"/>
        <w:tabs>
          <w:tab w:val="right" w:leader="dot" w:pos="9064"/>
        </w:tabs>
        <w:rPr>
          <w:rFonts w:ascii="Times New Roman" w:hAnsi="Times New Roman" w:cs="Times New Roman" w:eastAsiaTheme="minorEastAsia"/>
          <w:b/>
          <w:bCs/>
          <w:noProof/>
          <w:sz w:val="24"/>
          <w:szCs w:val="24"/>
        </w:rPr>
      </w:pPr>
      <w:hyperlink w:history="1" w:anchor="_Toc43239435">
        <w:r w:rsidRPr="004B5DAE" w:rsidR="004B5DAE">
          <w:rPr>
            <w:rStyle w:val="Hyperlink"/>
            <w:rFonts w:ascii="Times New Roman" w:hAnsi="Times New Roman" w:cs="Times New Roman"/>
            <w:b/>
            <w:bCs/>
            <w:noProof/>
            <w:sz w:val="24"/>
            <w:szCs w:val="24"/>
          </w:rPr>
          <w:t xml:space="preserve">4.3.2 Camadas da aplicação </w:t>
        </w:r>
        <w:r w:rsidRPr="004B5DAE" w:rsidR="004B5DAE">
          <w:rPr>
            <w:rStyle w:val="Hyperlink"/>
            <w:rFonts w:ascii="Times New Roman" w:hAnsi="Times New Roman" w:cs="Times New Roman"/>
            <w:b/>
            <w:bCs/>
            <w:i/>
            <w:noProof/>
            <w:sz w:val="24"/>
            <w:szCs w:val="24"/>
          </w:rPr>
          <w:t>Backend</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_Toc43239435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55</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29774144" w14:textId="2A53C8AB">
      <w:pPr>
        <w:pStyle w:val="TOC4"/>
        <w:tabs>
          <w:tab w:val="right" w:leader="dot" w:pos="9064"/>
        </w:tabs>
        <w:rPr>
          <w:rFonts w:ascii="Times New Roman" w:hAnsi="Times New Roman" w:cs="Times New Roman" w:eastAsiaTheme="minorEastAsia"/>
          <w:b/>
          <w:bCs/>
          <w:noProof/>
          <w:sz w:val="24"/>
          <w:szCs w:val="24"/>
        </w:rPr>
      </w:pPr>
      <w:hyperlink w:history="1" w:anchor="_Toc43239436">
        <w:r w:rsidRPr="004B5DAE" w:rsidR="004B5DAE">
          <w:rPr>
            <w:rStyle w:val="Hyperlink"/>
            <w:rFonts w:ascii="Times New Roman" w:hAnsi="Times New Roman" w:cs="Times New Roman"/>
            <w:b/>
            <w:bCs/>
            <w:noProof/>
            <w:sz w:val="24"/>
            <w:szCs w:val="24"/>
          </w:rPr>
          <w:t>4.3.2.1 Camada de controle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_Toc43239436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56</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F0F9841" w14:textId="79E86AB0">
      <w:pPr>
        <w:pStyle w:val="TOC4"/>
        <w:tabs>
          <w:tab w:val="right" w:leader="dot" w:pos="9064"/>
        </w:tabs>
        <w:rPr>
          <w:rFonts w:ascii="Times New Roman" w:hAnsi="Times New Roman" w:cs="Times New Roman" w:eastAsiaTheme="minorEastAsia"/>
          <w:b/>
          <w:bCs/>
          <w:noProof/>
          <w:sz w:val="24"/>
          <w:szCs w:val="24"/>
        </w:rPr>
      </w:pPr>
      <w:hyperlink w:history="1" w:anchor="_Toc43239437">
        <w:r w:rsidRPr="004B5DAE" w:rsidR="004B5DAE">
          <w:rPr>
            <w:rStyle w:val="Hyperlink"/>
            <w:rFonts w:ascii="Times New Roman" w:hAnsi="Times New Roman" w:cs="Times New Roman"/>
            <w:b/>
            <w:bCs/>
            <w:noProof/>
            <w:sz w:val="24"/>
            <w:szCs w:val="24"/>
          </w:rPr>
          <w:t>4.3.2.2 Camada de serviço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_Toc43239437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56</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450EB8C" w14:textId="3132B54C">
      <w:pPr>
        <w:pStyle w:val="TOC4"/>
        <w:tabs>
          <w:tab w:val="right" w:leader="dot" w:pos="9064"/>
        </w:tabs>
        <w:rPr>
          <w:rFonts w:ascii="Times New Roman" w:hAnsi="Times New Roman" w:cs="Times New Roman" w:eastAsiaTheme="minorEastAsia"/>
          <w:b/>
          <w:bCs/>
          <w:noProof/>
          <w:sz w:val="24"/>
          <w:szCs w:val="24"/>
        </w:rPr>
      </w:pPr>
      <w:hyperlink w:history="1" w:anchor="_Toc43239438">
        <w:r w:rsidRPr="004B5DAE" w:rsidR="004B5DAE">
          <w:rPr>
            <w:rStyle w:val="Hyperlink"/>
            <w:rFonts w:ascii="Times New Roman" w:hAnsi="Times New Roman" w:cs="Times New Roman"/>
            <w:b/>
            <w:bCs/>
            <w:noProof/>
            <w:sz w:val="24"/>
            <w:szCs w:val="24"/>
          </w:rPr>
          <w:t>4.3.2.3 Camada de persistência</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_Toc43239438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F695650" w14:textId="2454D704">
      <w:pPr>
        <w:pStyle w:val="TOC3"/>
        <w:tabs>
          <w:tab w:val="right" w:leader="dot" w:pos="9064"/>
        </w:tabs>
        <w:rPr>
          <w:rFonts w:ascii="Times New Roman" w:hAnsi="Times New Roman" w:cs="Times New Roman" w:eastAsiaTheme="minorEastAsia"/>
          <w:b/>
          <w:bCs/>
          <w:noProof/>
          <w:sz w:val="24"/>
          <w:szCs w:val="24"/>
        </w:rPr>
      </w:pPr>
      <w:hyperlink w:history="1" w:anchor="_Toc43239439">
        <w:r w:rsidRPr="004B5DAE" w:rsidR="004B5DAE">
          <w:rPr>
            <w:rStyle w:val="Hyperlink"/>
            <w:rFonts w:ascii="Times New Roman" w:hAnsi="Times New Roman" w:cs="Times New Roman"/>
            <w:b/>
            <w:bCs/>
            <w:noProof/>
            <w:sz w:val="24"/>
            <w:szCs w:val="24"/>
          </w:rPr>
          <w:t>4.3.3 Desenvolvimento do aplicativo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_Toc43239439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57</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7213006" w14:textId="7DAFEF95">
      <w:pPr>
        <w:pStyle w:val="TOC2"/>
        <w:tabs>
          <w:tab w:val="right" w:leader="dot" w:pos="9064"/>
        </w:tabs>
        <w:rPr>
          <w:rFonts w:ascii="Times New Roman" w:hAnsi="Times New Roman" w:cs="Times New Roman" w:eastAsiaTheme="minorEastAsia"/>
          <w:b/>
          <w:bCs/>
          <w:noProof/>
          <w:sz w:val="24"/>
          <w:szCs w:val="24"/>
        </w:rPr>
      </w:pPr>
      <w:hyperlink w:history="1" w:anchor="_Toc43239440">
        <w:r w:rsidRPr="004B5DAE" w:rsidR="004B5DAE">
          <w:rPr>
            <w:rStyle w:val="Hyperlink"/>
            <w:rFonts w:ascii="Times New Roman" w:hAnsi="Times New Roman" w:cs="Times New Roman"/>
            <w:b/>
            <w:bCs/>
            <w:noProof/>
            <w:sz w:val="24"/>
            <w:szCs w:val="24"/>
          </w:rPr>
          <w:t>4.4 Apresentação do aplicativo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_Toc43239440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58</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F3C44C5" w14:textId="1A7B085A">
      <w:pPr>
        <w:pStyle w:val="TOC3"/>
        <w:tabs>
          <w:tab w:val="right" w:leader="dot" w:pos="9064"/>
        </w:tabs>
        <w:rPr>
          <w:rFonts w:ascii="Times New Roman" w:hAnsi="Times New Roman" w:cs="Times New Roman" w:eastAsiaTheme="minorEastAsia"/>
          <w:b/>
          <w:bCs/>
          <w:noProof/>
          <w:sz w:val="24"/>
          <w:szCs w:val="24"/>
        </w:rPr>
      </w:pPr>
      <w:hyperlink w:history="1" w:anchor="_Toc43239441">
        <w:r w:rsidRPr="004B5DAE" w:rsidR="004B5DAE">
          <w:rPr>
            <w:rStyle w:val="Hyperlink"/>
            <w:rFonts w:ascii="Times New Roman" w:hAnsi="Times New Roman" w:cs="Times New Roman"/>
            <w:b/>
            <w:bCs/>
            <w:noProof/>
            <w:sz w:val="24"/>
            <w:szCs w:val="24"/>
          </w:rPr>
          <w:t>4.4.1 Fluxo de autenticação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_Toc43239441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58</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6273DAA" w14:textId="7240133A">
      <w:pPr>
        <w:pStyle w:val="TOC3"/>
        <w:tabs>
          <w:tab w:val="right" w:leader="dot" w:pos="9064"/>
        </w:tabs>
        <w:rPr>
          <w:rFonts w:ascii="Times New Roman" w:hAnsi="Times New Roman" w:cs="Times New Roman" w:eastAsiaTheme="minorEastAsia"/>
          <w:b/>
          <w:bCs/>
          <w:noProof/>
          <w:sz w:val="24"/>
          <w:szCs w:val="24"/>
        </w:rPr>
      </w:pPr>
      <w:hyperlink w:history="1" w:anchor="_Toc43239442">
        <w:r w:rsidRPr="004B5DAE" w:rsidR="004B5DAE">
          <w:rPr>
            <w:rStyle w:val="Hyperlink"/>
            <w:rFonts w:ascii="Times New Roman" w:hAnsi="Times New Roman" w:cs="Times New Roman"/>
            <w:b/>
            <w:bCs/>
            <w:noProof/>
            <w:sz w:val="24"/>
            <w:szCs w:val="24"/>
          </w:rPr>
          <w:t>4.4.2 Inserção de crediário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_Toc43239442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59</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A758596" w14:textId="56476D32">
      <w:pPr>
        <w:pStyle w:val="TOC3"/>
        <w:tabs>
          <w:tab w:val="right" w:leader="dot" w:pos="9064"/>
        </w:tabs>
        <w:rPr>
          <w:rFonts w:ascii="Times New Roman" w:hAnsi="Times New Roman" w:cs="Times New Roman" w:eastAsiaTheme="minorEastAsia"/>
          <w:b/>
          <w:bCs/>
          <w:noProof/>
          <w:sz w:val="24"/>
          <w:szCs w:val="24"/>
        </w:rPr>
      </w:pPr>
      <w:hyperlink w:history="1" w:anchor="_Toc43239443">
        <w:r w:rsidRPr="004B5DAE" w:rsidR="004B5DAE">
          <w:rPr>
            <w:rStyle w:val="Hyperlink"/>
            <w:rFonts w:ascii="Times New Roman" w:hAnsi="Times New Roman" w:cs="Times New Roman"/>
            <w:b/>
            <w:bCs/>
            <w:noProof/>
            <w:sz w:val="24"/>
            <w:szCs w:val="24"/>
          </w:rPr>
          <w:t>4.4.3 Pesquisar cliente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_Toc43239443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59</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3992BBBC" w14:textId="4761333F">
      <w:pPr>
        <w:pStyle w:val="TOC3"/>
        <w:tabs>
          <w:tab w:val="right" w:leader="dot" w:pos="9064"/>
        </w:tabs>
        <w:rPr>
          <w:rFonts w:ascii="Times New Roman" w:hAnsi="Times New Roman" w:cs="Times New Roman" w:eastAsiaTheme="minorEastAsia"/>
          <w:b/>
          <w:bCs/>
          <w:noProof/>
          <w:sz w:val="24"/>
          <w:szCs w:val="24"/>
        </w:rPr>
      </w:pPr>
      <w:hyperlink w:history="1" w:anchor="_Toc43239444">
        <w:r w:rsidRPr="004B5DAE" w:rsidR="004B5DAE">
          <w:rPr>
            <w:rStyle w:val="Hyperlink"/>
            <w:rFonts w:ascii="Times New Roman" w:hAnsi="Times New Roman" w:cs="Times New Roman"/>
            <w:b/>
            <w:bCs/>
            <w:noProof/>
            <w:sz w:val="24"/>
            <w:szCs w:val="24"/>
          </w:rPr>
          <w:t>4.4.4 Vender</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_Toc43239444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60</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D38F8E2" w14:textId="1A1656B0">
      <w:pPr>
        <w:pStyle w:val="TOC3"/>
        <w:tabs>
          <w:tab w:val="right" w:leader="dot" w:pos="9064"/>
        </w:tabs>
        <w:rPr>
          <w:rFonts w:ascii="Times New Roman" w:hAnsi="Times New Roman" w:cs="Times New Roman" w:eastAsiaTheme="minorEastAsia"/>
          <w:b/>
          <w:bCs/>
          <w:noProof/>
          <w:sz w:val="24"/>
          <w:szCs w:val="24"/>
        </w:rPr>
      </w:pPr>
      <w:hyperlink w:history="1" w:anchor="_Toc43239445">
        <w:r w:rsidRPr="004B5DAE" w:rsidR="004B5DAE">
          <w:rPr>
            <w:rStyle w:val="Hyperlink"/>
            <w:rFonts w:ascii="Times New Roman" w:hAnsi="Times New Roman" w:cs="Times New Roman"/>
            <w:b/>
            <w:bCs/>
            <w:noProof/>
            <w:sz w:val="24"/>
            <w:szCs w:val="24"/>
          </w:rPr>
          <w:t>4.4.5 Receber</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_Toc43239445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60</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DB0CAEC" w14:textId="69D74DC7">
      <w:pPr>
        <w:pStyle w:val="TOC3"/>
        <w:tabs>
          <w:tab w:val="right" w:leader="dot" w:pos="9064"/>
        </w:tabs>
        <w:rPr>
          <w:rFonts w:ascii="Times New Roman" w:hAnsi="Times New Roman" w:cs="Times New Roman" w:eastAsiaTheme="minorEastAsia"/>
          <w:b/>
          <w:bCs/>
          <w:noProof/>
          <w:sz w:val="24"/>
          <w:szCs w:val="24"/>
        </w:rPr>
      </w:pPr>
      <w:hyperlink w:history="1" w:anchor="_Toc43239446">
        <w:r w:rsidRPr="004B5DAE" w:rsidR="004B5DAE">
          <w:rPr>
            <w:rStyle w:val="Hyperlink"/>
            <w:rFonts w:ascii="Times New Roman" w:hAnsi="Times New Roman" w:cs="Times New Roman"/>
            <w:b/>
            <w:bCs/>
            <w:noProof/>
            <w:sz w:val="24"/>
            <w:szCs w:val="24"/>
          </w:rPr>
          <w:t>4.4.6 Detalhar a venda</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_Toc43239446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22658AE4" w14:textId="5506A116">
      <w:pPr>
        <w:pStyle w:val="TOC3"/>
        <w:tabs>
          <w:tab w:val="right" w:leader="dot" w:pos="9064"/>
        </w:tabs>
        <w:rPr>
          <w:rFonts w:ascii="Times New Roman" w:hAnsi="Times New Roman" w:cs="Times New Roman" w:eastAsiaTheme="minorEastAsia"/>
          <w:b/>
          <w:bCs/>
          <w:noProof/>
          <w:sz w:val="24"/>
          <w:szCs w:val="24"/>
        </w:rPr>
      </w:pPr>
      <w:hyperlink w:history="1" w:anchor="_Toc43239447">
        <w:r w:rsidRPr="004B5DAE" w:rsidR="004B5DAE">
          <w:rPr>
            <w:rStyle w:val="Hyperlink"/>
            <w:rFonts w:ascii="Times New Roman" w:hAnsi="Times New Roman" w:cs="Times New Roman"/>
            <w:b/>
            <w:bCs/>
            <w:noProof/>
            <w:sz w:val="24"/>
            <w:szCs w:val="24"/>
          </w:rPr>
          <w:t>4.4.7 Excluir a venda</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_Toc43239447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2C8E076C" w14:textId="1AD0601B">
      <w:pPr>
        <w:pStyle w:val="TOC3"/>
        <w:tabs>
          <w:tab w:val="right" w:leader="dot" w:pos="9064"/>
        </w:tabs>
        <w:rPr>
          <w:rFonts w:ascii="Times New Roman" w:hAnsi="Times New Roman" w:cs="Times New Roman" w:eastAsiaTheme="minorEastAsia"/>
          <w:b/>
          <w:bCs/>
          <w:noProof/>
          <w:sz w:val="24"/>
          <w:szCs w:val="24"/>
        </w:rPr>
      </w:pPr>
      <w:hyperlink w:history="1" w:anchor="_Toc43239448">
        <w:r w:rsidRPr="004B5DAE" w:rsidR="004B5DAE">
          <w:rPr>
            <w:rStyle w:val="Hyperlink"/>
            <w:rFonts w:ascii="Times New Roman" w:hAnsi="Times New Roman" w:cs="Times New Roman"/>
            <w:b/>
            <w:bCs/>
            <w:noProof/>
            <w:sz w:val="24"/>
            <w:szCs w:val="24"/>
          </w:rPr>
          <w:t>4.4.8 Pesquisar o pagamento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_Toc43239448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FBF95B8" w14:textId="73EDE390">
      <w:pPr>
        <w:pStyle w:val="TOC3"/>
        <w:tabs>
          <w:tab w:val="right" w:leader="dot" w:pos="9064"/>
        </w:tabs>
        <w:rPr>
          <w:rFonts w:ascii="Times New Roman" w:hAnsi="Times New Roman" w:cs="Times New Roman" w:eastAsiaTheme="minorEastAsia"/>
          <w:b/>
          <w:bCs/>
          <w:noProof/>
          <w:sz w:val="24"/>
          <w:szCs w:val="24"/>
        </w:rPr>
      </w:pPr>
      <w:hyperlink w:history="1" w:anchor="_Toc43239449">
        <w:r w:rsidRPr="004B5DAE" w:rsidR="004B5DAE">
          <w:rPr>
            <w:rStyle w:val="Hyperlink"/>
            <w:rFonts w:ascii="Times New Roman" w:hAnsi="Times New Roman" w:cs="Times New Roman"/>
            <w:b/>
            <w:bCs/>
            <w:noProof/>
            <w:sz w:val="24"/>
            <w:szCs w:val="24"/>
          </w:rPr>
          <w:t>4.4.9 Excluir o pagamento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_Toc43239449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62</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3DFABBA" w14:textId="1C5CD4D3">
      <w:pPr>
        <w:pStyle w:val="TOC3"/>
        <w:tabs>
          <w:tab w:val="right" w:leader="dot" w:pos="9064"/>
        </w:tabs>
        <w:rPr>
          <w:rFonts w:ascii="Times New Roman" w:hAnsi="Times New Roman" w:cs="Times New Roman" w:eastAsiaTheme="minorEastAsia"/>
          <w:b/>
          <w:bCs/>
          <w:noProof/>
          <w:sz w:val="24"/>
          <w:szCs w:val="24"/>
        </w:rPr>
      </w:pPr>
      <w:hyperlink w:history="1" w:anchor="_Toc43239450">
        <w:r w:rsidRPr="004B5DAE" w:rsidR="004B5DAE">
          <w:rPr>
            <w:rStyle w:val="Hyperlink"/>
            <w:rFonts w:ascii="Times New Roman" w:hAnsi="Times New Roman" w:cs="Times New Roman"/>
            <w:b/>
            <w:bCs/>
            <w:noProof/>
            <w:sz w:val="24"/>
            <w:szCs w:val="24"/>
          </w:rPr>
          <w:t>4.4.10 Geração de crédito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_Toc43239450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62</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6CBF063" w14:textId="07706528">
      <w:pPr>
        <w:pStyle w:val="TOC3"/>
        <w:tabs>
          <w:tab w:val="right" w:leader="dot" w:pos="9064"/>
        </w:tabs>
        <w:rPr>
          <w:rFonts w:ascii="Times New Roman" w:hAnsi="Times New Roman" w:cs="Times New Roman" w:eastAsiaTheme="minorEastAsia"/>
          <w:b/>
          <w:bCs/>
          <w:noProof/>
          <w:sz w:val="24"/>
          <w:szCs w:val="24"/>
        </w:rPr>
      </w:pPr>
      <w:hyperlink w:history="1" w:anchor="_Toc43239451">
        <w:r w:rsidRPr="004B5DAE" w:rsidR="004B5DAE">
          <w:rPr>
            <w:rStyle w:val="Hyperlink"/>
            <w:rFonts w:ascii="Times New Roman" w:hAnsi="Times New Roman" w:cs="Times New Roman"/>
            <w:b/>
            <w:bCs/>
            <w:noProof/>
            <w:sz w:val="24"/>
            <w:szCs w:val="24"/>
          </w:rPr>
          <w:t>4.4.11 Histórico de crédito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_Toc43239451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62</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8D1DC6F" w14:textId="63703CC5">
      <w:pPr>
        <w:pStyle w:val="TOC3"/>
        <w:tabs>
          <w:tab w:val="right" w:leader="dot" w:pos="9064"/>
        </w:tabs>
        <w:rPr>
          <w:rFonts w:ascii="Times New Roman" w:hAnsi="Times New Roman" w:cs="Times New Roman" w:eastAsiaTheme="minorEastAsia"/>
          <w:b/>
          <w:bCs/>
          <w:noProof/>
          <w:sz w:val="24"/>
          <w:szCs w:val="24"/>
        </w:rPr>
      </w:pPr>
      <w:hyperlink w:history="1" w:anchor="_Toc43239452">
        <w:r w:rsidRPr="004B5DAE" w:rsidR="004B5DAE">
          <w:rPr>
            <w:rStyle w:val="Hyperlink"/>
            <w:rFonts w:ascii="Times New Roman" w:hAnsi="Times New Roman" w:cs="Times New Roman"/>
            <w:b/>
            <w:bCs/>
            <w:noProof/>
            <w:sz w:val="24"/>
            <w:szCs w:val="24"/>
          </w:rPr>
          <w:t>4.4.12 Compartilhamento de crediário por WhatsApp</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_Toc43239452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63</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46025954" w14:textId="77ACBEF3">
      <w:pPr>
        <w:pStyle w:val="TOC3"/>
        <w:tabs>
          <w:tab w:val="right" w:leader="dot" w:pos="9064"/>
        </w:tabs>
        <w:rPr>
          <w:rFonts w:ascii="Times New Roman" w:hAnsi="Times New Roman" w:cs="Times New Roman" w:eastAsiaTheme="minorEastAsia"/>
          <w:b/>
          <w:bCs/>
          <w:noProof/>
          <w:sz w:val="24"/>
          <w:szCs w:val="24"/>
        </w:rPr>
      </w:pPr>
      <w:hyperlink w:history="1" w:anchor="_Toc43239453">
        <w:r w:rsidRPr="004B5DAE" w:rsidR="004B5DAE">
          <w:rPr>
            <w:rStyle w:val="Hyperlink"/>
            <w:rFonts w:ascii="Times New Roman" w:hAnsi="Times New Roman" w:cs="Times New Roman"/>
            <w:b/>
            <w:bCs/>
            <w:noProof/>
            <w:sz w:val="24"/>
            <w:szCs w:val="24"/>
          </w:rPr>
          <w:t>4.4.13 Geração de</w:t>
        </w:r>
        <w:r w:rsidRPr="004B5DAE" w:rsidR="004B5DAE">
          <w:rPr>
            <w:rStyle w:val="Hyperlink"/>
            <w:rFonts w:ascii="Times New Roman" w:hAnsi="Times New Roman" w:cs="Times New Roman"/>
            <w:b/>
            <w:bCs/>
            <w:noProof/>
            <w:sz w:val="24"/>
            <w:szCs w:val="24"/>
          </w:rPr>
          <w:t xml:space="preserve"> </w:t>
        </w:r>
        <w:r w:rsidRPr="004B5DAE" w:rsidR="004B5DAE">
          <w:rPr>
            <w:rStyle w:val="Hyperlink"/>
            <w:rFonts w:ascii="Times New Roman" w:hAnsi="Times New Roman" w:cs="Times New Roman"/>
            <w:b/>
            <w:bCs/>
            <w:noProof/>
            <w:sz w:val="24"/>
            <w:szCs w:val="24"/>
          </w:rPr>
          <w:t>relatórios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_Toc43239453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63</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329BE89" w14:textId="11518078">
      <w:pPr>
        <w:pStyle w:val="TOC2"/>
        <w:tabs>
          <w:tab w:val="right" w:leader="dot" w:pos="9064"/>
        </w:tabs>
        <w:rPr>
          <w:rFonts w:ascii="Times New Roman" w:hAnsi="Times New Roman" w:cs="Times New Roman" w:eastAsiaTheme="minorEastAsia"/>
          <w:b/>
          <w:bCs/>
          <w:noProof/>
          <w:sz w:val="24"/>
          <w:szCs w:val="24"/>
        </w:rPr>
      </w:pPr>
      <w:hyperlink w:history="1" w:anchor="_Toc43239454">
        <w:r w:rsidRPr="004B5DAE" w:rsidR="004B5DAE">
          <w:rPr>
            <w:rStyle w:val="Hyperlink"/>
            <w:rFonts w:ascii="Times New Roman" w:hAnsi="Times New Roman" w:cs="Times New Roman"/>
            <w:b/>
            <w:bCs/>
            <w:noProof/>
            <w:sz w:val="24"/>
            <w:szCs w:val="24"/>
          </w:rPr>
          <w:t>4.5 Considerações finais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_Toc43239454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63</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37F7180" w14:textId="4A7E16C0">
      <w:pPr>
        <w:pStyle w:val="TOC1"/>
        <w:tabs>
          <w:tab w:val="right" w:leader="dot" w:pos="9064"/>
        </w:tabs>
        <w:rPr>
          <w:rFonts w:cs="Times New Roman" w:eastAsiaTheme="minorEastAsia"/>
          <w:b/>
          <w:bCs/>
          <w:noProof/>
          <w:szCs w:val="24"/>
        </w:rPr>
      </w:pPr>
      <w:hyperlink w:history="1" w:anchor="_Toc43239455">
        <w:r w:rsidRPr="004B5DAE" w:rsidR="004B5DAE">
          <w:rPr>
            <w:rStyle w:val="Hyperlink"/>
            <w:rFonts w:cs="Times New Roman"/>
            <w:b/>
            <w:bCs/>
            <w:noProof/>
            <w:szCs w:val="24"/>
          </w:rPr>
          <w:t>5. ANÁLISE E DISCUSSÃO DOS RESULTADOS</w:t>
        </w:r>
        <w:r w:rsidRPr="004B5DAE" w:rsidR="004B5DAE">
          <w:rPr>
            <w:rFonts w:cs="Times New Roman"/>
            <w:b/>
            <w:bCs/>
            <w:noProof/>
            <w:webHidden/>
            <w:szCs w:val="24"/>
          </w:rPr>
          <w:tab/>
        </w:r>
        <w:r w:rsidRPr="004B5DAE" w:rsidR="004B5DAE">
          <w:rPr>
            <w:rFonts w:cs="Times New Roman"/>
            <w:b/>
            <w:bCs/>
            <w:noProof/>
            <w:webHidden/>
            <w:szCs w:val="24"/>
          </w:rPr>
          <w:fldChar w:fldCharType="begin"/>
        </w:r>
        <w:r w:rsidRPr="004B5DAE" w:rsidR="004B5DAE">
          <w:rPr>
            <w:rFonts w:cs="Times New Roman"/>
            <w:b/>
            <w:bCs/>
            <w:noProof/>
            <w:webHidden/>
            <w:szCs w:val="24"/>
          </w:rPr>
          <w:instrText xml:space="preserve"> PAGEREF _Toc43239455 \h </w:instrText>
        </w:r>
        <w:r w:rsidRPr="004B5DAE" w:rsidR="004B5DAE">
          <w:rPr>
            <w:rFonts w:cs="Times New Roman"/>
            <w:b/>
            <w:bCs/>
            <w:noProof/>
            <w:webHidden/>
            <w:szCs w:val="24"/>
          </w:rPr>
        </w:r>
        <w:r w:rsidRPr="004B5DAE" w:rsidR="004B5DAE">
          <w:rPr>
            <w:rFonts w:cs="Times New Roman"/>
            <w:b/>
            <w:bCs/>
            <w:noProof/>
            <w:webHidden/>
            <w:szCs w:val="24"/>
          </w:rPr>
          <w:fldChar w:fldCharType="separate"/>
        </w:r>
        <w:r w:rsidR="009549CC">
          <w:rPr>
            <w:rFonts w:cs="Times New Roman"/>
            <w:b/>
            <w:bCs/>
            <w:noProof/>
            <w:webHidden/>
            <w:szCs w:val="24"/>
          </w:rPr>
          <w:t>64</w:t>
        </w:r>
        <w:r w:rsidRPr="004B5DAE" w:rsidR="004B5DAE">
          <w:rPr>
            <w:rFonts w:cs="Times New Roman"/>
            <w:b/>
            <w:bCs/>
            <w:noProof/>
            <w:webHidden/>
            <w:szCs w:val="24"/>
          </w:rPr>
          <w:fldChar w:fldCharType="end"/>
        </w:r>
      </w:hyperlink>
    </w:p>
    <w:p w:rsidRPr="004B5DAE" w:rsidR="004B5DAE" w:rsidRDefault="002669FB" w14:paraId="5B320C45" w14:textId="2441B9B8">
      <w:pPr>
        <w:pStyle w:val="TOC2"/>
        <w:tabs>
          <w:tab w:val="right" w:leader="dot" w:pos="9064"/>
        </w:tabs>
        <w:rPr>
          <w:rFonts w:ascii="Times New Roman" w:hAnsi="Times New Roman" w:cs="Times New Roman" w:eastAsiaTheme="minorEastAsia"/>
          <w:b/>
          <w:bCs/>
          <w:noProof/>
          <w:sz w:val="24"/>
          <w:szCs w:val="24"/>
        </w:rPr>
      </w:pPr>
      <w:hyperlink w:history="1" w:anchor="_Toc43239456">
        <w:r w:rsidRPr="004B5DAE" w:rsidR="004B5DAE">
          <w:rPr>
            <w:rStyle w:val="Hyperlink"/>
            <w:rFonts w:ascii="Times New Roman" w:hAnsi="Times New Roman" w:cs="Times New Roman"/>
            <w:b/>
            <w:bCs/>
            <w:noProof/>
            <w:sz w:val="24"/>
            <w:szCs w:val="24"/>
          </w:rPr>
          <w:t>5.1 Teste de usabilidade</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_Toc43239456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2A0DABED" w14:textId="7A16AA63">
      <w:pPr>
        <w:pStyle w:val="TOC3"/>
        <w:tabs>
          <w:tab w:val="right" w:leader="dot" w:pos="9064"/>
        </w:tabs>
        <w:rPr>
          <w:rFonts w:ascii="Times New Roman" w:hAnsi="Times New Roman" w:cs="Times New Roman" w:eastAsiaTheme="minorEastAsia"/>
          <w:b/>
          <w:bCs/>
          <w:noProof/>
          <w:sz w:val="24"/>
          <w:szCs w:val="24"/>
        </w:rPr>
      </w:pPr>
      <w:hyperlink w:history="1" w:anchor="_Toc43239457">
        <w:r w:rsidRPr="004B5DAE" w:rsidR="004B5DAE">
          <w:rPr>
            <w:rStyle w:val="Hyperlink"/>
            <w:rFonts w:ascii="Times New Roman" w:hAnsi="Times New Roman" w:cs="Times New Roman"/>
            <w:b/>
            <w:bCs/>
            <w:noProof/>
            <w:sz w:val="24"/>
            <w:szCs w:val="24"/>
          </w:rPr>
          <w:t>5.1.1 Testes iniciais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_Toc43239457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69897C69" w14:textId="7F81668F">
      <w:pPr>
        <w:pStyle w:val="TOC3"/>
        <w:tabs>
          <w:tab w:val="right" w:leader="dot" w:pos="9064"/>
        </w:tabs>
        <w:rPr>
          <w:rFonts w:ascii="Times New Roman" w:hAnsi="Times New Roman" w:cs="Times New Roman" w:eastAsiaTheme="minorEastAsia"/>
          <w:b/>
          <w:bCs/>
          <w:noProof/>
          <w:sz w:val="24"/>
          <w:szCs w:val="24"/>
        </w:rPr>
      </w:pPr>
      <w:hyperlink w:history="1" w:anchor="_Toc43239458">
        <w:r w:rsidRPr="004B5DAE" w:rsidR="004B5DAE">
          <w:rPr>
            <w:rStyle w:val="Hyperlink"/>
            <w:rFonts w:ascii="Times New Roman" w:hAnsi="Times New Roman" w:cs="Times New Roman"/>
            <w:b/>
            <w:bCs/>
            <w:noProof/>
            <w:sz w:val="24"/>
            <w:szCs w:val="24"/>
          </w:rPr>
          <w:t>5.1.2 Testes de usabilidade com usuários potenciais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_Toc43239458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66</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5A76B5C3" w14:textId="5217929B">
      <w:pPr>
        <w:pStyle w:val="TOC3"/>
        <w:tabs>
          <w:tab w:val="right" w:leader="dot" w:pos="9064"/>
        </w:tabs>
        <w:rPr>
          <w:rFonts w:ascii="Times New Roman" w:hAnsi="Times New Roman" w:cs="Times New Roman" w:eastAsiaTheme="minorEastAsia"/>
          <w:b/>
          <w:bCs/>
          <w:noProof/>
          <w:sz w:val="24"/>
          <w:szCs w:val="24"/>
        </w:rPr>
      </w:pPr>
      <w:hyperlink w:history="1" w:anchor="_Toc43239459">
        <w:r w:rsidRPr="004B5DAE" w:rsidR="004B5DAE">
          <w:rPr>
            <w:rStyle w:val="Hyperlink"/>
            <w:rFonts w:ascii="Times New Roman" w:hAnsi="Times New Roman" w:cs="Times New Roman"/>
            <w:b/>
            <w:bCs/>
            <w:noProof/>
            <w:sz w:val="24"/>
            <w:szCs w:val="24"/>
          </w:rPr>
          <w:t>5.1.1 Resultados obtidos na loja de testes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_Toc43239459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71</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1727F014" w14:textId="1D2EF56F">
      <w:pPr>
        <w:pStyle w:val="TOC2"/>
        <w:tabs>
          <w:tab w:val="right" w:leader="dot" w:pos="9064"/>
        </w:tabs>
        <w:rPr>
          <w:rFonts w:ascii="Times New Roman" w:hAnsi="Times New Roman" w:cs="Times New Roman" w:eastAsiaTheme="minorEastAsia"/>
          <w:b/>
          <w:bCs/>
          <w:noProof/>
          <w:sz w:val="24"/>
          <w:szCs w:val="24"/>
        </w:rPr>
      </w:pPr>
      <w:hyperlink w:history="1" w:anchor="_Toc43239460">
        <w:r w:rsidRPr="004B5DAE" w:rsidR="004B5DAE">
          <w:rPr>
            <w:rStyle w:val="Hyperlink"/>
            <w:rFonts w:ascii="Times New Roman" w:hAnsi="Times New Roman" w:cs="Times New Roman"/>
            <w:b/>
            <w:bCs/>
            <w:noProof/>
            <w:sz w:val="24"/>
            <w:szCs w:val="24"/>
          </w:rPr>
          <w:t>5.4 Lim</w:t>
        </w:r>
        <w:r w:rsidRPr="004B5DAE" w:rsidR="004B5DAE">
          <w:rPr>
            <w:rStyle w:val="Hyperlink"/>
            <w:rFonts w:ascii="Times New Roman" w:hAnsi="Times New Roman" w:cs="Times New Roman"/>
            <w:b/>
            <w:bCs/>
            <w:noProof/>
            <w:sz w:val="24"/>
            <w:szCs w:val="24"/>
          </w:rPr>
          <w:t>i</w:t>
        </w:r>
        <w:r w:rsidRPr="004B5DAE" w:rsidR="004B5DAE">
          <w:rPr>
            <w:rStyle w:val="Hyperlink"/>
            <w:rFonts w:ascii="Times New Roman" w:hAnsi="Times New Roman" w:cs="Times New Roman"/>
            <w:b/>
            <w:bCs/>
            <w:noProof/>
            <w:sz w:val="24"/>
            <w:szCs w:val="24"/>
          </w:rPr>
          <w:t>tações do trabalho</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_Toc43239460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74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231FADE" w14:textId="3124F1A5">
      <w:pPr>
        <w:pStyle w:val="TOC2"/>
        <w:tabs>
          <w:tab w:val="right" w:leader="dot" w:pos="9064"/>
        </w:tabs>
        <w:rPr>
          <w:rFonts w:ascii="Times New Roman" w:hAnsi="Times New Roman" w:cs="Times New Roman" w:eastAsiaTheme="minorEastAsia"/>
          <w:b/>
          <w:bCs/>
          <w:noProof/>
          <w:sz w:val="24"/>
          <w:szCs w:val="24"/>
        </w:rPr>
      </w:pPr>
      <w:hyperlink w:history="1" w:anchor="_Toc43239461">
        <w:r w:rsidRPr="004B5DAE" w:rsidR="004B5DAE">
          <w:rPr>
            <w:rStyle w:val="Hyperlink"/>
            <w:rFonts w:ascii="Times New Roman" w:hAnsi="Times New Roman" w:cs="Times New Roman"/>
            <w:b/>
            <w:bCs/>
            <w:noProof/>
            <w:sz w:val="24"/>
            <w:szCs w:val="24"/>
          </w:rPr>
          <w:t>5.5 Considerações finais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_Toc43239461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74</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0271FB0E" w14:textId="328698E3">
      <w:pPr>
        <w:pStyle w:val="TOC1"/>
        <w:tabs>
          <w:tab w:val="right" w:leader="dot" w:pos="9064"/>
        </w:tabs>
        <w:rPr>
          <w:rFonts w:cs="Times New Roman" w:eastAsiaTheme="minorEastAsia"/>
          <w:b/>
          <w:bCs/>
          <w:noProof/>
          <w:szCs w:val="24"/>
        </w:rPr>
      </w:pPr>
      <w:hyperlink w:history="1" w:anchor="_Toc43239462">
        <w:r w:rsidRPr="004B5DAE" w:rsidR="004B5DAE">
          <w:rPr>
            <w:rStyle w:val="Hyperlink"/>
            <w:rFonts w:cs="Times New Roman"/>
            <w:b/>
            <w:bCs/>
            <w:noProof/>
            <w:szCs w:val="24"/>
          </w:rPr>
          <w:t>6. CONCLUSÃO</w:t>
        </w:r>
        <w:r w:rsidRPr="004B5DAE" w:rsidR="004B5DAE">
          <w:rPr>
            <w:rFonts w:cs="Times New Roman"/>
            <w:b/>
            <w:bCs/>
            <w:noProof/>
            <w:webHidden/>
            <w:szCs w:val="24"/>
          </w:rPr>
          <w:tab/>
        </w:r>
        <w:r w:rsidRPr="004B5DAE" w:rsidR="004B5DAE">
          <w:rPr>
            <w:rFonts w:cs="Times New Roman"/>
            <w:b/>
            <w:bCs/>
            <w:noProof/>
            <w:webHidden/>
            <w:szCs w:val="24"/>
          </w:rPr>
          <w:fldChar w:fldCharType="begin"/>
        </w:r>
        <w:r w:rsidRPr="004B5DAE" w:rsidR="004B5DAE">
          <w:rPr>
            <w:rFonts w:cs="Times New Roman"/>
            <w:b/>
            <w:bCs/>
            <w:noProof/>
            <w:webHidden/>
            <w:szCs w:val="24"/>
          </w:rPr>
          <w:instrText xml:space="preserve"> PAGEREF _Toc43239462 \h </w:instrText>
        </w:r>
        <w:r w:rsidRPr="004B5DAE" w:rsidR="004B5DAE">
          <w:rPr>
            <w:rFonts w:cs="Times New Roman"/>
            <w:b/>
            <w:bCs/>
            <w:noProof/>
            <w:webHidden/>
            <w:szCs w:val="24"/>
          </w:rPr>
        </w:r>
        <w:r w:rsidRPr="004B5DAE" w:rsidR="004B5DAE">
          <w:rPr>
            <w:rFonts w:cs="Times New Roman"/>
            <w:b/>
            <w:bCs/>
            <w:noProof/>
            <w:webHidden/>
            <w:szCs w:val="24"/>
          </w:rPr>
          <w:fldChar w:fldCharType="separate"/>
        </w:r>
        <w:r w:rsidR="009549CC">
          <w:rPr>
            <w:rFonts w:cs="Times New Roman"/>
            <w:b/>
            <w:bCs/>
            <w:noProof/>
            <w:webHidden/>
            <w:szCs w:val="24"/>
          </w:rPr>
          <w:t>75</w:t>
        </w:r>
        <w:r w:rsidRPr="004B5DAE" w:rsidR="004B5DAE">
          <w:rPr>
            <w:rFonts w:cs="Times New Roman"/>
            <w:b/>
            <w:bCs/>
            <w:noProof/>
            <w:webHidden/>
            <w:szCs w:val="24"/>
          </w:rPr>
          <w:fldChar w:fldCharType="end"/>
        </w:r>
      </w:hyperlink>
    </w:p>
    <w:p w:rsidRPr="004B5DAE" w:rsidR="004B5DAE" w:rsidRDefault="002669FB" w14:paraId="69B90AD8" w14:textId="600A1640">
      <w:pPr>
        <w:pStyle w:val="TOC2"/>
        <w:tabs>
          <w:tab w:val="right" w:leader="dot" w:pos="9064"/>
        </w:tabs>
        <w:rPr>
          <w:rFonts w:ascii="Times New Roman" w:hAnsi="Times New Roman" w:cs="Times New Roman" w:eastAsiaTheme="minorEastAsia"/>
          <w:b/>
          <w:bCs/>
          <w:noProof/>
          <w:sz w:val="24"/>
          <w:szCs w:val="24"/>
        </w:rPr>
      </w:pPr>
      <w:hyperlink w:history="1" w:anchor="_Toc43239463">
        <w:r w:rsidRPr="004B5DAE" w:rsidR="004B5DAE">
          <w:rPr>
            <w:rStyle w:val="Hyperlink"/>
            <w:rFonts w:ascii="Times New Roman" w:hAnsi="Times New Roman" w:cs="Times New Roman"/>
            <w:b/>
            <w:bCs/>
            <w:noProof/>
            <w:sz w:val="24"/>
            <w:szCs w:val="24"/>
          </w:rPr>
          <w:t>6.1 Trabalhos futuros</w:t>
        </w:r>
        <w:r w:rsidRPr="004B5DAE" w:rsidR="004B5DAE">
          <w:rPr>
            <w:rFonts w:ascii="Times New Roman" w:hAnsi="Times New Roman" w:cs="Times New Roman"/>
            <w:b/>
            <w:bCs/>
            <w:noProof/>
            <w:webHidden/>
            <w:sz w:val="24"/>
            <w:szCs w:val="24"/>
          </w:rPr>
          <w:tab/>
        </w:r>
        <w:r w:rsidRPr="004B5DAE" w:rsidR="004B5DAE">
          <w:rPr>
            <w:rFonts w:ascii="Times New Roman" w:hAnsi="Times New Roman" w:cs="Times New Roman"/>
            <w:b/>
            <w:bCs/>
            <w:noProof/>
            <w:webHidden/>
            <w:sz w:val="24"/>
            <w:szCs w:val="24"/>
          </w:rPr>
          <w:fldChar w:fldCharType="begin"/>
        </w:r>
        <w:r w:rsidRPr="004B5DAE" w:rsidR="004B5DAE">
          <w:rPr>
            <w:rFonts w:ascii="Times New Roman" w:hAnsi="Times New Roman" w:cs="Times New Roman"/>
            <w:b/>
            <w:bCs/>
            <w:noProof/>
            <w:webHidden/>
            <w:sz w:val="24"/>
            <w:szCs w:val="24"/>
          </w:rPr>
          <w:instrText xml:space="preserve"> PAGEREF _Toc43239463 \h </w:instrText>
        </w:r>
        <w:r w:rsidRPr="004B5DAE" w:rsidR="004B5DAE">
          <w:rPr>
            <w:rFonts w:ascii="Times New Roman" w:hAnsi="Times New Roman" w:cs="Times New Roman"/>
            <w:b/>
            <w:bCs/>
            <w:noProof/>
            <w:webHidden/>
            <w:sz w:val="24"/>
            <w:szCs w:val="24"/>
          </w:rPr>
        </w:r>
        <w:r w:rsidRPr="004B5DAE" w:rsidR="004B5DAE">
          <w:rPr>
            <w:rFonts w:ascii="Times New Roman" w:hAnsi="Times New Roman" w:cs="Times New Roman"/>
            <w:b/>
            <w:bCs/>
            <w:noProof/>
            <w:webHidden/>
            <w:sz w:val="24"/>
            <w:szCs w:val="24"/>
          </w:rPr>
          <w:fldChar w:fldCharType="separate"/>
        </w:r>
        <w:r w:rsidR="009549CC">
          <w:rPr>
            <w:rFonts w:ascii="Times New Roman" w:hAnsi="Times New Roman" w:cs="Times New Roman"/>
            <w:b/>
            <w:bCs/>
            <w:noProof/>
            <w:webHidden/>
            <w:sz w:val="24"/>
            <w:szCs w:val="24"/>
          </w:rPr>
          <w:t>76</w:t>
        </w:r>
        <w:r w:rsidRPr="004B5DAE" w:rsidR="004B5DAE">
          <w:rPr>
            <w:rFonts w:ascii="Times New Roman" w:hAnsi="Times New Roman" w:cs="Times New Roman"/>
            <w:b/>
            <w:bCs/>
            <w:noProof/>
            <w:webHidden/>
            <w:sz w:val="24"/>
            <w:szCs w:val="24"/>
          </w:rPr>
          <w:fldChar w:fldCharType="end"/>
        </w:r>
      </w:hyperlink>
    </w:p>
    <w:p w:rsidRPr="004B5DAE" w:rsidR="004B5DAE" w:rsidRDefault="002669FB" w14:paraId="7AE1FA9A" w14:textId="0DD877FE">
      <w:pPr>
        <w:pStyle w:val="TOC1"/>
        <w:tabs>
          <w:tab w:val="right" w:leader="dot" w:pos="9064"/>
        </w:tabs>
        <w:rPr>
          <w:rFonts w:cs="Times New Roman" w:eastAsiaTheme="minorEastAsia"/>
          <w:b/>
          <w:bCs/>
          <w:noProof/>
          <w:szCs w:val="24"/>
        </w:rPr>
      </w:pPr>
      <w:hyperlink w:history="1" w:anchor="_Toc43239464">
        <w:r w:rsidRPr="004B5DAE" w:rsidR="004B5DAE">
          <w:rPr>
            <w:rStyle w:val="Hyperlink"/>
            <w:rFonts w:cs="Times New Roman"/>
            <w:b/>
            <w:bCs/>
            <w:noProof/>
            <w:szCs w:val="24"/>
          </w:rPr>
          <w:t>REFERÊNCIAS BIBLIOGRÁFICAS</w:t>
        </w:r>
        <w:r w:rsidRPr="004B5DAE" w:rsidR="004B5DAE">
          <w:rPr>
            <w:rFonts w:cs="Times New Roman"/>
            <w:b/>
            <w:bCs/>
            <w:noProof/>
            <w:webHidden/>
            <w:szCs w:val="24"/>
          </w:rPr>
          <w:tab/>
        </w:r>
        <w:r w:rsidRPr="004B5DAE" w:rsidR="004B5DAE">
          <w:rPr>
            <w:rFonts w:cs="Times New Roman"/>
            <w:b/>
            <w:bCs/>
            <w:noProof/>
            <w:webHidden/>
            <w:szCs w:val="24"/>
          </w:rPr>
          <w:fldChar w:fldCharType="begin"/>
        </w:r>
        <w:r w:rsidRPr="004B5DAE" w:rsidR="004B5DAE">
          <w:rPr>
            <w:rFonts w:cs="Times New Roman"/>
            <w:b/>
            <w:bCs/>
            <w:noProof/>
            <w:webHidden/>
            <w:szCs w:val="24"/>
          </w:rPr>
          <w:instrText xml:space="preserve"> PAGEREF _Toc43239464 \h </w:instrText>
        </w:r>
        <w:r w:rsidRPr="004B5DAE" w:rsidR="004B5DAE">
          <w:rPr>
            <w:rFonts w:cs="Times New Roman"/>
            <w:b/>
            <w:bCs/>
            <w:noProof/>
            <w:webHidden/>
            <w:szCs w:val="24"/>
          </w:rPr>
        </w:r>
        <w:r w:rsidRPr="004B5DAE" w:rsidR="004B5DAE">
          <w:rPr>
            <w:rFonts w:cs="Times New Roman"/>
            <w:b/>
            <w:bCs/>
            <w:noProof/>
            <w:webHidden/>
            <w:szCs w:val="24"/>
          </w:rPr>
          <w:fldChar w:fldCharType="separate"/>
        </w:r>
        <w:r w:rsidR="009549CC">
          <w:rPr>
            <w:rFonts w:cs="Times New Roman"/>
            <w:b/>
            <w:bCs/>
            <w:noProof/>
            <w:webHidden/>
            <w:szCs w:val="24"/>
          </w:rPr>
          <w:t>77</w:t>
        </w:r>
        <w:r w:rsidRPr="004B5DAE" w:rsidR="004B5DAE">
          <w:rPr>
            <w:rFonts w:cs="Times New Roman"/>
            <w:b/>
            <w:bCs/>
            <w:noProof/>
            <w:webHidden/>
            <w:szCs w:val="24"/>
          </w:rPr>
          <w:fldChar w:fldCharType="end"/>
        </w:r>
      </w:hyperlink>
    </w:p>
    <w:p w:rsidRPr="00E22FF6" w:rsidR="00466C26" w:rsidRDefault="00F76CC6" w14:paraId="182926BC" w14:textId="4A57D9A2">
      <w:pPr>
        <w:tabs>
          <w:tab w:val="left" w:pos="1119"/>
        </w:tabs>
        <w:spacing w:line="240" w:lineRule="auto"/>
        <w:jc w:val="both"/>
        <w:rPr>
          <w:rFonts w:ascii="Times New Roman" w:hAnsi="Times New Roman" w:cs="Times New Roman"/>
          <w:b/>
          <w:bCs/>
          <w:sz w:val="24"/>
          <w:szCs w:val="24"/>
          <w:lang w:val="en-US"/>
        </w:rPr>
      </w:pPr>
      <w:r w:rsidRPr="004B5DAE">
        <w:rPr>
          <w:rFonts w:ascii="Times New Roman" w:hAnsi="Times New Roman" w:cs="Times New Roman"/>
          <w:b/>
          <w:bCs/>
          <w:sz w:val="24"/>
          <w:szCs w:val="24"/>
          <w:lang w:val="en-US"/>
        </w:rPr>
        <w:fldChar w:fldCharType="end"/>
      </w:r>
    </w:p>
    <w:p w:rsidRPr="00E22FF6" w:rsidR="00466C26" w:rsidRDefault="00466C26" w14:paraId="40FF7E0F" w14:textId="2493D819">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56D5F7F8" w14:textId="6996CA78">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58E25494" w14:textId="7DD39CAF">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3A2EED7F" w14:textId="3559E7CC">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551E3B99" w14:textId="03E14928">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74C03E92" w14:textId="0E2D6C57">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7FA1FE79" w14:textId="04AC62FE">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645E67A3" w14:textId="14BACF5B">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5DB18231" w14:textId="7DDC6B1D">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0C062529" w14:textId="62CC3F7A">
      <w:pPr>
        <w:tabs>
          <w:tab w:val="left" w:pos="1119"/>
        </w:tabs>
        <w:spacing w:line="240" w:lineRule="auto"/>
        <w:jc w:val="both"/>
        <w:rPr>
          <w:rFonts w:ascii="Times New Roman" w:hAnsi="Times New Roman" w:cs="Times New Roman"/>
          <w:b/>
          <w:bCs/>
          <w:sz w:val="24"/>
          <w:szCs w:val="24"/>
          <w:lang w:val="en-US"/>
        </w:rPr>
      </w:pPr>
    </w:p>
    <w:p w:rsidRPr="00E22FF6" w:rsidR="00466C26" w:rsidRDefault="00466C26" w14:paraId="50AC2441" w14:textId="76F7B1E5">
      <w:pPr>
        <w:tabs>
          <w:tab w:val="left" w:pos="1119"/>
        </w:tabs>
        <w:spacing w:line="240" w:lineRule="auto"/>
        <w:jc w:val="both"/>
        <w:rPr>
          <w:rFonts w:ascii="Times New Roman" w:hAnsi="Times New Roman" w:cs="Times New Roman"/>
          <w:b/>
          <w:bCs/>
          <w:sz w:val="24"/>
          <w:szCs w:val="24"/>
          <w:lang w:val="en-US"/>
        </w:rPr>
      </w:pPr>
    </w:p>
    <w:p w:rsidRPr="00BF4BA7" w:rsidR="00466C26" w:rsidRDefault="00466C26" w14:paraId="177087B1" w14:textId="5312618C">
      <w:pPr>
        <w:tabs>
          <w:tab w:val="left" w:pos="1119"/>
        </w:tabs>
        <w:spacing w:line="240" w:lineRule="auto"/>
        <w:jc w:val="both"/>
        <w:rPr>
          <w:rFonts w:ascii="Times New Roman" w:hAnsi="Times New Roman" w:cs="Times New Roman"/>
          <w:b/>
          <w:bCs/>
          <w:sz w:val="24"/>
          <w:szCs w:val="24"/>
          <w:lang w:val="en-US"/>
        </w:rPr>
      </w:pPr>
    </w:p>
    <w:p w:rsidR="00466C26" w:rsidRDefault="00466C26" w14:paraId="0335264F" w14:textId="290B4E23">
      <w:pPr>
        <w:tabs>
          <w:tab w:val="left" w:pos="1119"/>
        </w:tabs>
        <w:spacing w:line="240" w:lineRule="auto"/>
        <w:jc w:val="both"/>
        <w:rPr>
          <w:lang w:val="en-US"/>
        </w:rPr>
      </w:pPr>
    </w:p>
    <w:p w:rsidR="00466C26" w:rsidRDefault="00466C26" w14:paraId="31C1595A" w14:textId="618DAADC">
      <w:pPr>
        <w:tabs>
          <w:tab w:val="left" w:pos="1119"/>
        </w:tabs>
        <w:spacing w:line="240" w:lineRule="auto"/>
        <w:jc w:val="both"/>
        <w:rPr>
          <w:lang w:val="en-US"/>
        </w:rPr>
      </w:pPr>
    </w:p>
    <w:p w:rsidR="00466C26" w:rsidRDefault="00466C26" w14:paraId="12E0999C" w14:textId="4D71A76C">
      <w:pPr>
        <w:tabs>
          <w:tab w:val="left" w:pos="1119"/>
        </w:tabs>
        <w:spacing w:line="240" w:lineRule="auto"/>
        <w:jc w:val="both"/>
        <w:rPr>
          <w:lang w:val="en-US"/>
        </w:rPr>
      </w:pPr>
    </w:p>
    <w:p w:rsidR="00466C26" w:rsidRDefault="00466C26" w14:paraId="1C30CB74" w14:textId="16F9E63A">
      <w:pPr>
        <w:tabs>
          <w:tab w:val="left" w:pos="1119"/>
        </w:tabs>
        <w:spacing w:line="240" w:lineRule="auto"/>
        <w:jc w:val="both"/>
        <w:rPr>
          <w:lang w:val="en-US"/>
        </w:rPr>
      </w:pPr>
    </w:p>
    <w:p w:rsidR="00466C26" w:rsidRDefault="00466C26" w14:paraId="0C0204AF" w14:textId="447A573C">
      <w:pPr>
        <w:tabs>
          <w:tab w:val="left" w:pos="1119"/>
        </w:tabs>
        <w:spacing w:line="240" w:lineRule="auto"/>
        <w:jc w:val="both"/>
        <w:rPr>
          <w:lang w:val="en-US"/>
        </w:rPr>
      </w:pPr>
    </w:p>
    <w:p w:rsidR="00BF4BA7" w:rsidRDefault="00BF4BA7" w14:paraId="66D44E1F" w14:textId="77777777">
      <w:pPr>
        <w:tabs>
          <w:tab w:val="left" w:pos="1119"/>
        </w:tabs>
        <w:spacing w:line="240" w:lineRule="auto"/>
        <w:jc w:val="both"/>
        <w:rPr>
          <w:lang w:val="en-US"/>
        </w:rPr>
        <w:sectPr w:rsidR="00BF4BA7" w:rsidSect="00B61758">
          <w:headerReference w:type="default" r:id="rId9"/>
          <w:pgSz w:w="11909" w:h="16834" w:orient="portrait"/>
          <w:pgMar w:top="1701" w:right="1134" w:bottom="1134" w:left="1701" w:header="720" w:footer="720" w:gutter="0"/>
          <w:pgNumType w:start="13"/>
          <w:cols w:space="720"/>
        </w:sectPr>
      </w:pPr>
    </w:p>
    <w:p w:rsidR="00583051" w:rsidP="00F41DC3" w:rsidRDefault="007B76CE" w14:paraId="000000A5" w14:textId="602B484F">
      <w:pPr>
        <w:pStyle w:val="Title"/>
        <w:numPr>
          <w:ilvl w:val="0"/>
          <w:numId w:val="45"/>
        </w:numPr>
        <w:ind w:left="567" w:hanging="567"/>
      </w:pPr>
      <w:bookmarkStart w:name="_heading=h.1ci93xb" w:colFirst="0" w:colLast="0" w:id="23"/>
      <w:bookmarkStart w:name="_Toc43239382" w:id="24"/>
      <w:bookmarkEnd w:id="23"/>
      <w:r>
        <w:lastRenderedPageBreak/>
        <w:t>INTRODUÇÃO</w:t>
      </w:r>
      <w:bookmarkEnd w:id="24"/>
    </w:p>
    <w:p w:rsidR="00583051" w:rsidP="006620D0" w:rsidRDefault="007B76CE" w14:paraId="000000A6" w14:textId="119367DE">
      <w:pPr>
        <w:tabs>
          <w:tab w:val="left" w:pos="715"/>
        </w:tabs>
        <w:spacing w:line="360" w:lineRule="auto"/>
        <w:ind w:firstLine="567"/>
        <w:jc w:val="both"/>
        <w:rPr>
          <w:rFonts w:ascii="Times New Roman" w:hAnsi="Times New Roman" w:eastAsia="Times New Roman" w:cs="Times New Roman"/>
          <w:sz w:val="24"/>
          <w:szCs w:val="24"/>
        </w:rPr>
      </w:pPr>
      <w:r>
        <w:tab/>
      </w:r>
      <w:r w:rsidR="5D02C20B">
        <w:rPr>
          <w:rFonts w:ascii="Times New Roman" w:hAnsi="Times New Roman" w:eastAsia="Times New Roman" w:cs="Times New Roman"/>
          <w:sz w:val="24"/>
          <w:szCs w:val="24"/>
        </w:rPr>
        <w:t>Com a revolução tecnológica, a</w:t>
      </w:r>
      <w:r w:rsidR="007B76CE">
        <w:rPr>
          <w:rFonts w:ascii="Times New Roman" w:hAnsi="Times New Roman" w:eastAsia="Times New Roman" w:cs="Times New Roman"/>
          <w:sz w:val="24"/>
          <w:szCs w:val="24"/>
        </w:rPr>
        <w:t>s empresas encontram-se inseridas em um cenário de concorrência acirrada, buscando sempre as melhores práticas para conquistar e fidelizar clientes. Para Silva (1997) a concessão de crédito é considerada um dos principais motivos de crescimento das empresas e tal decisão de concessão está relacionada ao volume de vendas que se pretende atingir em determinados produtos e épocas.</w:t>
      </w:r>
    </w:p>
    <w:p w:rsidR="00583051" w:rsidP="006620D0" w:rsidRDefault="007B76CE" w14:paraId="000000A7" w14:textId="77777777">
      <w:pPr>
        <w:tabs>
          <w:tab w:val="left" w:pos="715"/>
        </w:tabs>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No comércio, segundo Pereira (2000), o crédito assume o papel de facilitador da venda, possibilitando ao cliente adquirir o bem para atender sua necessidade, ao mesmo tempo em que incrementa as vendas do comerciante. Em algumas atividades comerciais, o ganho no financiamento das mercadorias chega a ser maior que a própria margem praticada em sua atividade principal.</w:t>
      </w:r>
    </w:p>
    <w:p w:rsidR="00583051" w:rsidP="006620D0" w:rsidRDefault="007B76CE" w14:paraId="000000A8" w14:textId="2490D7A1">
      <w:pPr>
        <w:tabs>
          <w:tab w:val="left" w:pos="715"/>
        </w:tabs>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proofErr w:type="spellStart"/>
      <w:r w:rsidR="007B76CE">
        <w:rPr>
          <w:rFonts w:ascii="Times New Roman" w:hAnsi="Times New Roman" w:eastAsia="Times New Roman" w:cs="Times New Roman"/>
          <w:sz w:val="24"/>
          <w:szCs w:val="24"/>
        </w:rPr>
        <w:t xml:space="preserve">Blatt</w:t>
      </w:r>
      <w:proofErr w:type="spellEnd"/>
      <w:r w:rsidR="007B76CE">
        <w:rPr>
          <w:rFonts w:ascii="Times New Roman" w:hAnsi="Times New Roman" w:eastAsia="Times New Roman" w:cs="Times New Roman"/>
          <w:sz w:val="24"/>
          <w:szCs w:val="24"/>
        </w:rPr>
        <w:t xml:space="preserve"> (1999) </w:t>
      </w:r>
      <w:r w:rsidR="007B76CE">
        <w:rPr>
          <w:rFonts w:ascii="Times New Roman" w:hAnsi="Times New Roman" w:eastAsia="Times New Roman" w:cs="Times New Roman"/>
          <w:sz w:val="24"/>
          <w:szCs w:val="24"/>
        </w:rPr>
        <w:t>pontua que a concessão de crédito deve basear-se em informações creditícias íntegras e seguras, no histórico de pagamento, na identificação do cliente, na análise das demonstrações contábeis, na qualidade da cobrança e no fortalecimento da venda a crédito.</w:t>
      </w:r>
    </w:p>
    <w:p w:rsidR="00583051" w:rsidP="006620D0" w:rsidRDefault="007B76CE" w14:paraId="000000A9" w14:textId="39012C69">
      <w:pPr>
        <w:tabs>
          <w:tab w:val="left" w:pos="715"/>
        </w:tabs>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7B76CE">
        <w:rPr>
          <w:rFonts w:ascii="Times New Roman" w:hAnsi="Times New Roman" w:eastAsia="Times New Roman" w:cs="Times New Roman"/>
          <w:sz w:val="24"/>
          <w:szCs w:val="24"/>
        </w:rPr>
        <w:t xml:space="preserve">Ao conceder um crédito, segundo Santos (2015), as empresas se </w:t>
      </w:r>
      <w:r w:rsidR="7FDE8C14">
        <w:rPr>
          <w:rFonts w:ascii="Times New Roman" w:hAnsi="Times New Roman" w:eastAsia="Times New Roman" w:cs="Times New Roman"/>
          <w:sz w:val="24"/>
          <w:szCs w:val="24"/>
        </w:rPr>
        <w:t xml:space="preserve">expõem</w:t>
      </w:r>
      <w:r w:rsidR="007B76CE">
        <w:rPr>
          <w:rFonts w:ascii="Times New Roman" w:hAnsi="Times New Roman" w:eastAsia="Times New Roman" w:cs="Times New Roman"/>
          <w:sz w:val="24"/>
          <w:szCs w:val="24"/>
        </w:rPr>
        <w:t xml:space="preserve"> ao risco da inadimplência, ou seja, a probabilidade de não recebimento do valor parcial ou total do valor do financiamento. O autor ainda pontua que para minimizar esse risco, os empreendedores devem acompanhar e analisar minuciosamente o histórico do credor. Pereira (2000) vai além ao dizer que a clareza e confiabilidade na decisão de concessão de crédito dependerão do detalhamento e qualidade das informações e de que forma estas serão avaliadas dentro do contexto econômico que está em constante mutação. </w:t>
      </w:r>
    </w:p>
    <w:p w:rsidR="00583051" w:rsidP="006620D0" w:rsidRDefault="007B76CE" w14:paraId="000000AA" w14:textId="71064C99">
      <w:pPr>
        <w:tabs>
          <w:tab w:val="left" w:pos="715"/>
        </w:tabs>
        <w:spacing w:line="360" w:lineRule="auto"/>
        <w:ind w:firstLine="567"/>
        <w:jc w:val="both"/>
        <w:rPr>
          <w:rFonts w:ascii="Times New Roman" w:hAnsi="Times New Roman" w:eastAsia="Times New Roman" w:cs="Times New Roman"/>
          <w:color w:val="4A3C4C"/>
          <w:sz w:val="21"/>
          <w:szCs w:val="21"/>
          <w:highlight w:val="white"/>
        </w:rPr>
      </w:pPr>
      <w:r>
        <w:rPr>
          <w:rFonts w:ascii="Times New Roman" w:hAnsi="Times New Roman" w:eastAsia="Times New Roman" w:cs="Times New Roman"/>
          <w:sz w:val="24"/>
          <w:szCs w:val="24"/>
        </w:rPr>
        <w:tab/>
      </w:r>
      <w:r w:rsidR="007B76CE">
        <w:rPr>
          <w:rFonts w:ascii="Times New Roman" w:hAnsi="Times New Roman" w:eastAsia="Times New Roman" w:cs="Times New Roman"/>
          <w:sz w:val="24"/>
          <w:szCs w:val="24"/>
        </w:rPr>
        <w:t xml:space="preserve">Para controlar e dominar a informação de crediário, como afirma Reynolds, W. G (2018), precisa-se de um sistema de informação. </w:t>
      </w:r>
      <w:commentRangeStart w:id="384974973"/>
      <w:r w:rsidR="007B76CE">
        <w:rPr>
          <w:rFonts w:ascii="Times New Roman" w:hAnsi="Times New Roman" w:eastAsia="Times New Roman" w:cs="Times New Roman"/>
          <w:sz w:val="24"/>
          <w:szCs w:val="24"/>
        </w:rPr>
        <w:t xml:space="preserve">Segundo o autor, informação em si só possui um valor real para continuar-se competitivo </w:t>
      </w:r>
      <w:r w:rsidR="6F3FA94C">
        <w:rPr>
          <w:rFonts w:ascii="Times New Roman" w:hAnsi="Times New Roman" w:eastAsia="Times New Roman" w:cs="Times New Roman"/>
          <w:sz w:val="24"/>
          <w:szCs w:val="24"/>
        </w:rPr>
        <w:t>s</w:t>
      </w:r>
      <w:r w:rsidR="007B76CE">
        <w:rPr>
          <w:rFonts w:ascii="Times New Roman" w:hAnsi="Times New Roman" w:eastAsia="Times New Roman" w:cs="Times New Roman"/>
          <w:sz w:val="24"/>
          <w:szCs w:val="24"/>
        </w:rPr>
        <w:t xml:space="preserve">e as organizações </w:t>
      </w:r>
      <w:r w:rsidR="5DA6B40C">
        <w:rPr>
          <w:rFonts w:ascii="Times New Roman" w:hAnsi="Times New Roman" w:eastAsia="Times New Roman" w:cs="Times New Roman"/>
          <w:sz w:val="24"/>
          <w:szCs w:val="24"/>
        </w:rPr>
        <w:t xml:space="preserve">possuírem </w:t>
      </w:r>
      <w:r w:rsidR="007B76CE">
        <w:rPr>
          <w:rFonts w:ascii="Times New Roman" w:hAnsi="Times New Roman" w:eastAsia="Times New Roman" w:cs="Times New Roman"/>
          <w:sz w:val="24"/>
          <w:szCs w:val="24"/>
        </w:rPr>
        <w:t xml:space="preserve">um fluxo firme de dados que </w:t>
      </w:r>
      <w:r w:rsidR="70EB5684">
        <w:rPr>
          <w:rFonts w:ascii="Times New Roman" w:hAnsi="Times New Roman" w:eastAsia="Times New Roman" w:cs="Times New Roman"/>
          <w:sz w:val="24"/>
          <w:szCs w:val="24"/>
        </w:rPr>
        <w:t>evidenciem</w:t>
      </w:r>
      <w:r w:rsidR="007B76CE">
        <w:rPr>
          <w:rFonts w:ascii="Times New Roman" w:hAnsi="Times New Roman" w:eastAsia="Times New Roman" w:cs="Times New Roman"/>
          <w:sz w:val="24"/>
          <w:szCs w:val="24"/>
        </w:rPr>
        <w:t xml:space="preserve"> </w:t>
      </w:r>
      <w:r w:rsidR="0C5BAE22">
        <w:rPr>
          <w:rFonts w:ascii="Times New Roman" w:hAnsi="Times New Roman" w:eastAsia="Times New Roman" w:cs="Times New Roman"/>
          <w:sz w:val="24"/>
          <w:szCs w:val="24"/>
        </w:rPr>
        <w:t>o</w:t>
      </w:r>
      <w:r w:rsidR="007B76CE">
        <w:rPr>
          <w:rFonts w:ascii="Times New Roman" w:hAnsi="Times New Roman" w:eastAsia="Times New Roman" w:cs="Times New Roman"/>
          <w:sz w:val="24"/>
          <w:szCs w:val="24"/>
        </w:rPr>
        <w:t xml:space="preserve"> negócio.</w:t>
      </w:r>
      <w:commentRangeEnd w:id="384974973"/>
      <w:r>
        <w:rPr>
          <w:rStyle w:val="CommentReference"/>
        </w:rPr>
        <w:commentReference w:id="384974973"/>
      </w:r>
      <w:r w:rsidR="007B76CE">
        <w:rPr>
          <w:rFonts w:ascii="Times New Roman" w:hAnsi="Times New Roman" w:eastAsia="Times New Roman" w:cs="Times New Roman"/>
          <w:sz w:val="24"/>
          <w:szCs w:val="24"/>
        </w:rPr>
        <w:t xml:space="preserve"> Visto isso, ainda segundo o autor, a tecnologia é uma forte aliada nesses processos organizacionais, contribuindo com a fidelização de clientes.</w:t>
      </w:r>
    </w:p>
    <w:p w:rsidR="00583051" w:rsidP="006620D0" w:rsidRDefault="007B76CE" w14:paraId="000000AB" w14:textId="77777777">
      <w:pPr>
        <w:tabs>
          <w:tab w:val="left" w:pos="715"/>
        </w:tabs>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7B76CE">
        <w:rPr>
          <w:rFonts w:ascii="Times New Roman" w:hAnsi="Times New Roman" w:eastAsia="Times New Roman" w:cs="Times New Roman"/>
          <w:sz w:val="24"/>
          <w:szCs w:val="24"/>
        </w:rPr>
        <w:t xml:space="preserve">Acompanhando a revolução tecnológica, a indústria de aplicativos móveis está florescendo ainda mais, o </w:t>
      </w:r>
      <w:r w:rsidRPr="2C0CE60F" w:rsidR="007B76CE">
        <w:rPr>
          <w:rFonts w:ascii="Times New Roman" w:hAnsi="Times New Roman" w:eastAsia="Times New Roman" w:cs="Times New Roman"/>
          <w:i w:val="1"/>
          <w:iCs w:val="1"/>
          <w:sz w:val="24"/>
          <w:szCs w:val="24"/>
        </w:rPr>
        <w:t>hardware</w:t>
      </w:r>
      <w:r w:rsidR="007B76CE">
        <w:rPr>
          <w:rFonts w:ascii="Times New Roman" w:hAnsi="Times New Roman" w:eastAsia="Times New Roman" w:cs="Times New Roman"/>
          <w:sz w:val="24"/>
          <w:szCs w:val="24"/>
        </w:rPr>
        <w:t xml:space="preserve"> dos dispositivos está ficando melhor e com isso, a capacidade dos </w:t>
      </w:r>
      <w:r w:rsidRPr="2C0CE60F" w:rsidR="007B76CE">
        <w:rPr>
          <w:rFonts w:ascii="Times New Roman" w:hAnsi="Times New Roman" w:eastAsia="Times New Roman" w:cs="Times New Roman"/>
          <w:i w:val="1"/>
          <w:iCs w:val="1"/>
          <w:sz w:val="24"/>
          <w:szCs w:val="24"/>
        </w:rPr>
        <w:t>softwares</w:t>
      </w:r>
      <w:r w:rsidR="007B76CE">
        <w:rPr>
          <w:rFonts w:ascii="Times New Roman" w:hAnsi="Times New Roman" w:eastAsia="Times New Roman" w:cs="Times New Roman"/>
          <w:sz w:val="24"/>
          <w:szCs w:val="24"/>
        </w:rPr>
        <w:t xml:space="preserve"> cresceram de maneira exponencial. Soluções antes utilizadas somente em aparelhos considerados imóveis tendem a serem acessados a partir de dispositivos móveis, como Tablets e celulares. (BAALEN et al, 2015).</w:t>
      </w:r>
    </w:p>
    <w:p w:rsidR="00583051" w:rsidP="006620D0" w:rsidRDefault="007B76CE" w14:paraId="000000AC" w14:textId="288BAEE2">
      <w:pPr>
        <w:tabs>
          <w:tab w:val="left" w:pos="715"/>
        </w:tabs>
        <w:spacing w:line="360" w:lineRule="auto"/>
        <w:ind w:firstLine="567"/>
        <w:jc w:val="both"/>
        <w:rPr>
          <w:rFonts w:ascii="Times New Roman" w:hAnsi="Times New Roman" w:eastAsia="Times New Roman" w:cs="Times New Roman"/>
          <w:sz w:val="24"/>
          <w:szCs w:val="24"/>
        </w:rPr>
      </w:pPr>
      <w:r w:rsidRPr="2C0CE60F" w:rsidR="007B76CE">
        <w:rPr>
          <w:rFonts w:ascii="Times New Roman" w:hAnsi="Times New Roman" w:eastAsia="Times New Roman" w:cs="Times New Roman"/>
          <w:sz w:val="24"/>
          <w:szCs w:val="24"/>
        </w:rPr>
        <w:t xml:space="preserve">        Os resultados divulgados na 30ª Pesquisa Anual da FGV/EAESP (2019) comprovam o processo de informatização e digitalização das empresas e da sociedade. Segundo a pesquisa,</w:t>
      </w:r>
      <w:commentRangeStart w:id="1398557642"/>
      <w:r w:rsidRPr="2C0CE60F" w:rsidR="007B76CE">
        <w:rPr>
          <w:rFonts w:ascii="Times New Roman" w:hAnsi="Times New Roman" w:eastAsia="Times New Roman" w:cs="Times New Roman"/>
          <w:sz w:val="24"/>
          <w:szCs w:val="24"/>
        </w:rPr>
        <w:t xml:space="preserve"> existem 230 milhões</w:t>
      </w:r>
      <w:commentRangeEnd w:id="1398557642"/>
      <w:r>
        <w:rPr>
          <w:rStyle w:val="CommentReference"/>
        </w:rPr>
        <w:commentReference w:id="1398557642"/>
      </w:r>
      <w:r w:rsidRPr="2C0CE60F" w:rsidR="007B76CE">
        <w:rPr>
          <w:rFonts w:ascii="Times New Roman" w:hAnsi="Times New Roman" w:eastAsia="Times New Roman" w:cs="Times New Roman"/>
          <w:sz w:val="24"/>
          <w:szCs w:val="24"/>
        </w:rPr>
        <w:t xml:space="preserve"> de celulares inteligentes (</w:t>
      </w:r>
      <w:r w:rsidRPr="2C0CE60F" w:rsidR="007B76CE">
        <w:rPr>
          <w:rFonts w:ascii="Times New Roman" w:hAnsi="Times New Roman" w:eastAsia="Times New Roman" w:cs="Times New Roman"/>
          <w:i w:val="1"/>
          <w:iCs w:val="1"/>
          <w:sz w:val="24"/>
          <w:szCs w:val="24"/>
        </w:rPr>
        <w:t>smartphones</w:t>
      </w:r>
      <w:r w:rsidRPr="2C0CE60F" w:rsidR="007B76CE">
        <w:rPr>
          <w:rFonts w:ascii="Times New Roman" w:hAnsi="Times New Roman" w:eastAsia="Times New Roman" w:cs="Times New Roman"/>
          <w:sz w:val="24"/>
          <w:szCs w:val="24"/>
        </w:rPr>
        <w:t xml:space="preserve">) em uso no Brasil, </w:t>
      </w:r>
      <w:r w:rsidRPr="2C0CE60F" w:rsidR="007B76CE">
        <w:rPr>
          <w:rFonts w:ascii="Times New Roman" w:hAnsi="Times New Roman" w:eastAsia="Times New Roman" w:cs="Times New Roman"/>
          <w:sz w:val="24"/>
          <w:szCs w:val="24"/>
        </w:rPr>
        <w:t xml:space="preserve">analogamente para cada habitante, existem dois dispositivos digitais, sendo computador, </w:t>
      </w:r>
      <w:r w:rsidRPr="2C0CE60F" w:rsidR="007B76CE">
        <w:rPr>
          <w:rFonts w:ascii="Times New Roman" w:hAnsi="Times New Roman" w:eastAsia="Times New Roman" w:cs="Times New Roman"/>
          <w:i w:val="1"/>
          <w:iCs w:val="1"/>
          <w:sz w:val="24"/>
          <w:szCs w:val="24"/>
        </w:rPr>
        <w:t>laptop</w:t>
      </w:r>
      <w:r w:rsidRPr="2C0CE60F" w:rsidR="007B76CE">
        <w:rPr>
          <w:rFonts w:ascii="Times New Roman" w:hAnsi="Times New Roman" w:eastAsia="Times New Roman" w:cs="Times New Roman"/>
          <w:sz w:val="24"/>
          <w:szCs w:val="24"/>
        </w:rPr>
        <w:t xml:space="preserve">, </w:t>
      </w:r>
      <w:r w:rsidRPr="2C0CE60F" w:rsidR="007B76CE">
        <w:rPr>
          <w:rFonts w:ascii="Times New Roman" w:hAnsi="Times New Roman" w:eastAsia="Times New Roman" w:cs="Times New Roman"/>
          <w:i w:val="1"/>
          <w:iCs w:val="1"/>
          <w:sz w:val="24"/>
          <w:szCs w:val="24"/>
        </w:rPr>
        <w:t xml:space="preserve">tablet </w:t>
      </w:r>
      <w:r w:rsidRPr="2C0CE60F" w:rsidR="007B76CE">
        <w:rPr>
          <w:rFonts w:ascii="Times New Roman" w:hAnsi="Times New Roman" w:eastAsia="Times New Roman" w:cs="Times New Roman"/>
          <w:sz w:val="24"/>
          <w:szCs w:val="24"/>
        </w:rPr>
        <w:t xml:space="preserve">e/ou </w:t>
      </w:r>
      <w:r w:rsidRPr="2C0CE60F" w:rsidR="007B76CE">
        <w:rPr>
          <w:rFonts w:ascii="Times New Roman" w:hAnsi="Times New Roman" w:eastAsia="Times New Roman" w:cs="Times New Roman"/>
          <w:i w:val="1"/>
          <w:iCs w:val="1"/>
          <w:sz w:val="24"/>
          <w:szCs w:val="24"/>
        </w:rPr>
        <w:t>smartphone</w:t>
      </w:r>
      <w:r w:rsidRPr="2C0CE60F" w:rsidR="007B76CE">
        <w:rPr>
          <w:rFonts w:ascii="Times New Roman" w:hAnsi="Times New Roman" w:eastAsia="Times New Roman" w:cs="Times New Roman"/>
          <w:sz w:val="24"/>
          <w:szCs w:val="24"/>
        </w:rPr>
        <w:t>. Os dados da pesquisa apontam como o uso da TI bem como os seus respectivos gastos e investimentos nas empresas continuam crescendo e amadurecendo, mesmo com a economia retraída nos últimos anos.</w:t>
      </w:r>
    </w:p>
    <w:p w:rsidR="00583051" w:rsidP="006620D0" w:rsidRDefault="007B76CE" w14:paraId="000000AD" w14:textId="60CB1CC2">
      <w:pPr>
        <w:tabs>
          <w:tab w:val="left" w:pos="715"/>
        </w:tabs>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7B76CE">
        <w:rPr>
          <w:rFonts w:ascii="Times New Roman" w:hAnsi="Times New Roman" w:eastAsia="Times New Roman" w:cs="Times New Roman"/>
          <w:sz w:val="24"/>
          <w:szCs w:val="24"/>
        </w:rPr>
        <w:t xml:space="preserve">Com toda essa revolução tecnológica, Gois (2017) diz que uma grande quantidade de Sistemas Operacionais surgiu, o que por consequência aumentou a dificuldade de padronizar uma linha de desenvolvimento de aplicações que fossem portáveis ou multiplataforma. Por este motivo, surgiram os </w:t>
      </w:r>
      <w:r w:rsidRPr="2D17CBF6" w:rsidR="007B76CE">
        <w:rPr>
          <w:rFonts w:ascii="Times New Roman" w:hAnsi="Times New Roman" w:eastAsia="Times New Roman" w:cs="Times New Roman"/>
          <w:i w:val="1"/>
          <w:iCs w:val="1"/>
          <w:sz w:val="24"/>
          <w:szCs w:val="24"/>
        </w:rPr>
        <w:t xml:space="preserve">frameworks </w:t>
      </w:r>
      <w:r w:rsidR="007B76CE">
        <w:rPr>
          <w:rFonts w:ascii="Times New Roman" w:hAnsi="Times New Roman" w:eastAsia="Times New Roman" w:cs="Times New Roman"/>
          <w:sz w:val="24"/>
          <w:szCs w:val="24"/>
        </w:rPr>
        <w:t>para compilação híbrida de aplicativos sendo desenvolvidos em uma única linguagem. Tais tecnologias ainda segundo o autor deixam o desenvolvimento mais dinâmico para atender o mercado e</w:t>
      </w:r>
      <w:ins w:author="Rodrigo Elias  Bianchi" w:date="2020-07-09T19:39:07.478Z" w:id="1527062190">
        <w:r w:rsidRPr="2D17CBF6" w:rsidR="77A273B8">
          <w:rPr>
            <w:rFonts w:ascii="Times New Roman" w:hAnsi="Times New Roman" w:eastAsia="Times New Roman" w:cs="Times New Roman"/>
            <w:sz w:val="24"/>
            <w:szCs w:val="24"/>
          </w:rPr>
          <w:t>,</w:t>
        </w:r>
      </w:ins>
      <w:r w:rsidR="007B76CE">
        <w:rPr>
          <w:rFonts w:ascii="Times New Roman" w:hAnsi="Times New Roman" w:eastAsia="Times New Roman" w:cs="Times New Roman"/>
          <w:sz w:val="24"/>
          <w:szCs w:val="24"/>
        </w:rPr>
        <w:t xml:space="preserve"> diferentemente de como era antigamente, não existe a limitação para validação de um modelo de negócio</w:t>
      </w:r>
      <w:ins w:author="Rodrigo Elias  Bianchi" w:date="2020-07-09T19:39:24.333Z" w:id="251533071">
        <w:r w:rsidRPr="2D17CBF6" w:rsidR="0A41777D">
          <w:rPr>
            <w:rFonts w:ascii="Times New Roman" w:hAnsi="Times New Roman" w:eastAsia="Times New Roman" w:cs="Times New Roman"/>
            <w:sz w:val="24"/>
            <w:szCs w:val="24"/>
          </w:rPr>
          <w:t>.</w:t>
        </w:r>
      </w:ins>
      <w:r w:rsidR="36123ADA">
        <w:rPr>
          <w:rFonts w:ascii="Times New Roman" w:hAnsi="Times New Roman" w:eastAsia="Times New Roman" w:cs="Times New Roman"/>
          <w:sz w:val="24"/>
          <w:szCs w:val="24"/>
        </w:rPr>
        <w:t xml:space="preserve"> </w:t>
      </w:r>
      <w:ins w:author="Rodrigo Elias  Bianchi" w:date="2020-07-09T19:39:28.318Z" w:id="76457082">
        <w:r w:rsidRPr="2D17CBF6" w:rsidR="6AF40F9E">
          <w:rPr>
            <w:rFonts w:ascii="Times New Roman" w:hAnsi="Times New Roman" w:eastAsia="Times New Roman" w:cs="Times New Roman"/>
            <w:sz w:val="24"/>
            <w:szCs w:val="24"/>
          </w:rPr>
          <w:t>A</w:t>
        </w:r>
      </w:ins>
      <w:r w:rsidR="007B76CE">
        <w:rPr>
          <w:rFonts w:ascii="Times New Roman" w:hAnsi="Times New Roman" w:eastAsia="Times New Roman" w:cs="Times New Roman"/>
          <w:sz w:val="24"/>
          <w:szCs w:val="24"/>
        </w:rPr>
        <w:t xml:space="preserve">ntes do desenvolvimento híbrido, </w:t>
      </w:r>
      <w:del w:author="Rodrigo Elias  Bianchi" w:date="2020-07-09T19:39:32.109Z" w:id="1202613621">
        <w:r w:rsidRPr="2D17CBF6" w:rsidDel="007B76CE">
          <w:rPr>
            <w:rFonts w:ascii="Times New Roman" w:hAnsi="Times New Roman" w:eastAsia="Times New Roman" w:cs="Times New Roman"/>
            <w:sz w:val="24"/>
            <w:szCs w:val="24"/>
          </w:rPr>
          <w:delText xml:space="preserve"> </w:delText>
        </w:r>
      </w:del>
      <w:r w:rsidR="007B76CE">
        <w:rPr>
          <w:rFonts w:ascii="Times New Roman" w:hAnsi="Times New Roman" w:eastAsia="Times New Roman" w:cs="Times New Roman"/>
          <w:sz w:val="24"/>
          <w:szCs w:val="24"/>
        </w:rPr>
        <w:t xml:space="preserve">tudo era limitado a uma plataforma para desenvolver e validar a ideia, e a partir do sucesso e aceitação da mesma, era feita a migração, principalmente para as duas principais plataformas (Android e iOS), o que segundo o autor, levava tempo e também dinheiro, podendo </w:t>
      </w:r>
      <w:r w:rsidR="007B76CE">
        <w:rPr>
          <w:rFonts w:ascii="Times New Roman" w:hAnsi="Times New Roman" w:eastAsia="Times New Roman" w:cs="Times New Roman"/>
          <w:sz w:val="24"/>
          <w:szCs w:val="24"/>
        </w:rPr>
        <w:t>perder uma parcela de usuários do mercado que possuísse uma plataforma não compatível com o aplicativo que até então, era de teste.</w:t>
      </w:r>
    </w:p>
    <w:p w:rsidR="00583051" w:rsidP="06D73AE3" w:rsidRDefault="007B76CE" w14:paraId="6D49BBAD" w14:textId="4F5EFCAE">
      <w:pPr>
        <w:pStyle w:val="Normal"/>
        <w:tabs>
          <w:tab w:val="left" w:pos="715"/>
        </w:tabs>
        <w:spacing w:line="360" w:lineRule="auto"/>
        <w:ind w:firstLine="567"/>
        <w:jc w:val="both"/>
        <w:rPr>
          <w:ins w:author="Rodrigo Elias  Bianchi" w:date="2020-07-09T19:43:48.036Z" w:id="396611556"/>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7B76CE">
        <w:rPr>
          <w:rFonts w:ascii="Times New Roman" w:hAnsi="Times New Roman" w:eastAsia="Times New Roman" w:cs="Times New Roman"/>
          <w:sz w:val="24"/>
          <w:szCs w:val="24"/>
        </w:rPr>
        <w:t xml:space="preserve">Neste cenário, o presente trabalho objetiva desenvolver uma aplicação móvel </w:t>
      </w:r>
      <w:ins w:author="Rodrigo Elias  Bianchi" w:date="2020-07-09T19:44:50.721Z" w:id="1636088423">
        <w:r w:rsidRPr="2D17CBF6" w:rsidR="5213A84D">
          <w:rPr>
            <w:rFonts w:ascii="Times New Roman" w:hAnsi="Times New Roman" w:eastAsia="Times New Roman" w:cs="Times New Roman"/>
            <w:sz w:val="24"/>
            <w:szCs w:val="24"/>
          </w:rPr>
          <w:t>de apoio a</w:t>
        </w:r>
      </w:ins>
      <w:ins w:author="Rodrigo Elias  Bianchi" w:date="2020-07-09T19:45:07.698Z" w:id="2020672216">
        <w:r w:rsidRPr="2D17CBF6" w:rsidR="5213A84D">
          <w:rPr>
            <w:rFonts w:ascii="Times New Roman" w:hAnsi="Times New Roman" w:eastAsia="Times New Roman" w:cs="Times New Roman"/>
            <w:sz w:val="24"/>
            <w:szCs w:val="24"/>
          </w:rPr>
          <w:t>o</w:t>
        </w:r>
      </w:ins>
      <w:ins w:author="Rodrigo Elias  Bianchi" w:date="2020-07-09T19:44:50.721Z" w:id="1076661114">
        <w:r w:rsidRPr="2D17CBF6" w:rsidR="5213A84D">
          <w:rPr>
            <w:rFonts w:ascii="Times New Roman" w:hAnsi="Times New Roman" w:eastAsia="Times New Roman" w:cs="Times New Roman"/>
            <w:sz w:val="24"/>
            <w:szCs w:val="24"/>
          </w:rPr>
          <w:t xml:space="preserve"> controle </w:t>
        </w:r>
      </w:ins>
      <w:ins w:author="Rodrigo Elias  Bianchi" w:date="2020-07-09T19:45:19.67Z" w:id="819375149">
        <w:r w:rsidRPr="2D17CBF6" w:rsidR="5213A84D">
          <w:rPr>
            <w:rFonts w:ascii="Times New Roman" w:hAnsi="Times New Roman" w:eastAsia="Times New Roman" w:cs="Times New Roman"/>
            <w:sz w:val="24"/>
            <w:szCs w:val="24"/>
          </w:rPr>
          <w:t>da</w:t>
        </w:r>
      </w:ins>
      <w:ins w:author="Rodrigo Elias  Bianchi" w:date="2020-07-09T19:44:50.721Z" w:id="1062920340">
        <w:r w:rsidRPr="2D17CBF6" w:rsidR="5213A84D">
          <w:rPr>
            <w:rFonts w:ascii="Times New Roman" w:hAnsi="Times New Roman" w:eastAsia="Times New Roman" w:cs="Times New Roman"/>
            <w:sz w:val="24"/>
            <w:szCs w:val="24"/>
          </w:rPr>
          <w:t xml:space="preserve"> concessão de crédito para lojas que trabalham com crediário</w:t>
        </w:r>
        <w:r w:rsidRPr="2D17CBF6" w:rsidR="5213A84D">
          <w:rPr>
            <w:rFonts w:ascii="Times New Roman" w:hAnsi="Times New Roman" w:eastAsia="Times New Roman" w:cs="Times New Roman"/>
            <w:sz w:val="24"/>
            <w:szCs w:val="24"/>
          </w:rPr>
          <w:t xml:space="preserve"> </w:t>
        </w:r>
      </w:ins>
      <w:r w:rsidR="007B76CE">
        <w:rPr>
          <w:rFonts w:ascii="Times New Roman" w:hAnsi="Times New Roman" w:eastAsia="Times New Roman" w:cs="Times New Roman"/>
          <w:sz w:val="24"/>
          <w:szCs w:val="24"/>
        </w:rPr>
        <w:t xml:space="preserve">utilizando o paradigma de desenvolvimento híbrido</w:t>
      </w:r>
      <w:ins w:author="Rodrigo Elias  Bianchi" w:date="2020-07-09T19:43:26.604Z" w:id="603069377">
        <w:r w:rsidRPr="2D17CBF6" w:rsidR="667E1069">
          <w:rPr>
            <w:rFonts w:ascii="Times New Roman" w:hAnsi="Times New Roman" w:eastAsia="Times New Roman" w:cs="Times New Roman"/>
            <w:sz w:val="24"/>
            <w:szCs w:val="24"/>
          </w:rPr>
          <w:t>,</w:t>
        </w:r>
      </w:ins>
      <w:r w:rsidR="645E4828">
        <w:rPr>
          <w:rFonts w:ascii="Times New Roman" w:hAnsi="Times New Roman" w:eastAsia="Times New Roman" w:cs="Times New Roman"/>
          <w:sz w:val="24"/>
          <w:szCs w:val="24"/>
        </w:rPr>
        <w:t xml:space="preserve"> </w:t>
      </w:r>
      <w:ins w:author="Rodrigo Elias  Bianchi" w:date="2020-07-09T19:43:30.97Z" w:id="1659755095">
        <w:r w:rsidRPr="2D17CBF6" w:rsidR="130D7881">
          <w:rPr>
            <w:rFonts w:ascii="Times New Roman" w:hAnsi="Times New Roman" w:eastAsia="Times New Roman" w:cs="Times New Roman"/>
            <w:sz w:val="24"/>
            <w:szCs w:val="24"/>
          </w:rPr>
          <w:t>a</w:t>
        </w:r>
      </w:ins>
      <w:r w:rsidR="007B76CE">
        <w:rPr>
          <w:rFonts w:ascii="Times New Roman" w:hAnsi="Times New Roman" w:eastAsia="Times New Roman" w:cs="Times New Roman"/>
          <w:sz w:val="24"/>
          <w:szCs w:val="24"/>
        </w:rPr>
        <w:t xml:space="preserve">cessa</w:t>
      </w:r>
      <w:ins w:author="Rodrigo Elias  Bianchi" w:date="2020-07-09T19:43:33.572Z" w:id="1480840280">
        <w:r w:rsidRPr="2D17CBF6" w:rsidR="5D70F36A">
          <w:rPr>
            <w:rFonts w:ascii="Times New Roman" w:hAnsi="Times New Roman" w:eastAsia="Times New Roman" w:cs="Times New Roman"/>
            <w:sz w:val="24"/>
            <w:szCs w:val="24"/>
          </w:rPr>
          <w:t>ndo</w:t>
        </w:r>
      </w:ins>
      <w:r w:rsidRPr="06D73AE3" w:rsidR="007B76CE">
        <w:rPr>
          <w:rFonts w:ascii="Times New Roman" w:hAnsi="Times New Roman" w:eastAsia="Times New Roman" w:cs="Times New Roman"/>
          <w:sz w:val="24"/>
          <w:szCs w:val="24"/>
        </w:rPr>
        <w:t xml:space="preserve"> dados em um serviço </w:t>
      </w:r>
      <w:r w:rsidRPr="2D17CBF6" w:rsidR="007B76CE">
        <w:rPr>
          <w:rFonts w:ascii="Times New Roman" w:hAnsi="Times New Roman" w:eastAsia="Times New Roman" w:cs="Times New Roman"/>
          <w:i w:val="1"/>
          <w:iCs w:val="1"/>
          <w:sz w:val="24"/>
          <w:szCs w:val="24"/>
        </w:rPr>
        <w:t xml:space="preserve">web</w:t>
      </w:r>
      <w:r w:rsidR="007B76CE">
        <w:rPr>
          <w:rFonts w:ascii="Times New Roman" w:hAnsi="Times New Roman" w:eastAsia="Times New Roman" w:cs="Times New Roman"/>
          <w:sz w:val="24"/>
          <w:szCs w:val="24"/>
        </w:rPr>
        <w:t xml:space="preserve"> externo com autenticação JWT</w:t>
      </w:r>
      <w:ins w:author="Rodrigo Elias  Bianchi" w:date="2020-07-09T19:43:39.868Z" w:id="1190972421">
        <w:r w:rsidRPr="2D17CBF6" w:rsidR="013632F6">
          <w:rPr>
            <w:rFonts w:ascii="Times New Roman" w:hAnsi="Times New Roman" w:eastAsia="Times New Roman" w:cs="Times New Roman"/>
            <w:sz w:val="24"/>
            <w:szCs w:val="24"/>
          </w:rPr>
          <w:t>.</w:t>
        </w:r>
      </w:ins>
    </w:p>
    <w:p w:rsidR="00583051" w:rsidP="006620D0" w:rsidRDefault="007B76CE" w14:paraId="000000AE" w14:textId="267F1B5F">
      <w:pPr>
        <w:tabs>
          <w:tab w:val="left" w:pos="715"/>
        </w:tabs>
        <w:spacing w:line="360" w:lineRule="auto"/>
        <w:ind w:firstLine="567"/>
        <w:jc w:val="both"/>
        <w:rPr>
          <w:rFonts w:ascii="Times New Roman" w:hAnsi="Times New Roman" w:eastAsia="Times New Roman" w:cs="Times New Roman"/>
          <w:sz w:val="24"/>
          <w:szCs w:val="24"/>
        </w:rPr>
      </w:pPr>
      <w:ins w:author="Rodrigo Elias  Bianchi" w:date="2020-07-09T19:45:54.087Z" w:id="1443370165">
        <w:r w:rsidRPr="2D17CBF6" w:rsidR="18523648">
          <w:rPr>
            <w:rFonts w:ascii="Times New Roman" w:hAnsi="Times New Roman" w:eastAsia="Times New Roman" w:cs="Times New Roman"/>
            <w:sz w:val="24"/>
            <w:szCs w:val="24"/>
          </w:rPr>
          <w:t>A justificativa para a criação desta</w:t>
        </w:r>
      </w:ins>
      <w:r w:rsidRPr="2D17CBF6" w:rsidR="007B76CE">
        <w:rPr>
          <w:rFonts w:ascii="Times New Roman" w:hAnsi="Times New Roman" w:eastAsia="Times New Roman" w:cs="Times New Roman"/>
          <w:sz w:val="24"/>
          <w:szCs w:val="24"/>
        </w:rPr>
        <w:t xml:space="preserve"> </w:t>
      </w:r>
      <w:proofErr w:type="gramStart"/>
      <w:r w:rsidRPr="2D17CBF6" w:rsidR="007B76CE">
        <w:rPr>
          <w:rFonts w:ascii="Times New Roman" w:hAnsi="Times New Roman" w:eastAsia="Times New Roman" w:cs="Times New Roman"/>
          <w:sz w:val="24"/>
          <w:szCs w:val="24"/>
        </w:rPr>
        <w:t xml:space="preserve">ferramenta </w:t>
      </w:r>
      <w:ins w:author="Rodrigo Elias  Bianchi" w:date="2020-07-09T19:46:25.035Z" w:id="1240951529">
        <w:r w:rsidRPr="2D17CBF6" w:rsidR="615D3D0E">
          <w:rPr>
            <w:rFonts w:ascii="Times New Roman" w:hAnsi="Times New Roman" w:eastAsia="Times New Roman" w:cs="Times New Roman"/>
            <w:sz w:val="24"/>
            <w:szCs w:val="24"/>
          </w:rPr>
          <w:t xml:space="preserve"> é</w:t>
        </w:r>
        <w:r w:rsidRPr="2D17CBF6" w:rsidR="615D3D0E">
          <w:rPr>
            <w:rFonts w:ascii="Times New Roman" w:hAnsi="Times New Roman" w:eastAsia="Times New Roman" w:cs="Times New Roman"/>
            <w:sz w:val="24"/>
            <w:szCs w:val="24"/>
          </w:rPr>
          <w:t xml:space="preserve"> fundamentada na percepção de que</w:t>
        </w:r>
      </w:ins>
      <w:r w:rsidRPr="2D17CBF6" w:rsidR="6996C425">
        <w:rPr>
          <w:rFonts w:ascii="Times New Roman" w:hAnsi="Times New Roman" w:eastAsia="Times New Roman" w:cs="Times New Roman"/>
          <w:sz w:val="24"/>
          <w:szCs w:val="24"/>
        </w:rPr>
        <w:t xml:space="preserve"> </w:t>
      </w:r>
      <w:r w:rsidRPr="2D17CBF6" w:rsidR="007B76CE">
        <w:rPr>
          <w:rFonts w:ascii="Times New Roman" w:hAnsi="Times New Roman" w:eastAsia="Times New Roman" w:cs="Times New Roman"/>
          <w:sz w:val="24"/>
          <w:szCs w:val="24"/>
        </w:rPr>
        <w:t xml:space="preserve">a má qualidade das informações </w:t>
      </w:r>
      <w:ins w:author="Rodrigo Elias  Bianchi" w:date="2020-07-09T19:46:58.731Z" w:id="1400033536">
        <w:r w:rsidRPr="2D17CBF6" w:rsidR="3EAB7835">
          <w:rPr>
            <w:rFonts w:ascii="Times New Roman" w:hAnsi="Times New Roman" w:eastAsia="Times New Roman" w:cs="Times New Roman"/>
            <w:sz w:val="24"/>
            <w:szCs w:val="24"/>
          </w:rPr>
          <w:t xml:space="preserve">utilizadas na análise </w:t>
        </w:r>
      </w:ins>
      <w:ins w:author="Rodrigo Elias  Bianchi" w:date="2020-07-09T19:47:53.814Z" w:id="2011663359">
        <w:r w:rsidRPr="2D17CBF6" w:rsidR="3EAB7835">
          <w:rPr>
            <w:rFonts w:ascii="Times New Roman" w:hAnsi="Times New Roman" w:eastAsia="Times New Roman" w:cs="Times New Roman"/>
            <w:sz w:val="24"/>
            <w:szCs w:val="24"/>
          </w:rPr>
          <w:t xml:space="preserve">de crédito </w:t>
        </w:r>
      </w:ins>
      <w:r w:rsidRPr="2D17CBF6" w:rsidR="007B76CE">
        <w:rPr>
          <w:rFonts w:ascii="Times New Roman" w:hAnsi="Times New Roman" w:eastAsia="Times New Roman" w:cs="Times New Roman"/>
          <w:sz w:val="24"/>
          <w:szCs w:val="24"/>
        </w:rPr>
        <w:t>comumente levam</w:t>
      </w:r>
      <w:r w:rsidRPr="2D17CBF6" w:rsidR="007B76CE">
        <w:rPr>
          <w:rFonts w:ascii="Times New Roman" w:hAnsi="Times New Roman" w:eastAsia="Times New Roman" w:cs="Times New Roman"/>
          <w:sz w:val="24"/>
          <w:szCs w:val="24"/>
        </w:rPr>
        <w:t xml:space="preserve"> a decisões que geram prejuízos para a empresa que concedeu o crédito</w:t>
      </w:r>
      <w:r w:rsidRPr="2D17CBF6" w:rsidR="007B76CE">
        <w:rPr>
          <w:rFonts w:ascii="Times New Roman" w:hAnsi="Times New Roman" w:eastAsia="Times New Roman" w:cs="Times New Roman"/>
          <w:sz w:val="24"/>
          <w:szCs w:val="24"/>
        </w:rPr>
        <w:t>. Além disso, os prejuízos decorrentes de uma má gestão de crediário também inflacionam o custo das despesas administrativas levando a empresa à perda de competitividade.</w:t>
      </w:r>
      <w:ins w:author="Rodrigo Elias  Bianchi" w:date="2020-07-09T19:50:56.094Z" w:id="793389657">
        <w:r w:rsidRPr="2D17CBF6" w:rsidR="5DCE99DF">
          <w:rPr>
            <w:rFonts w:ascii="Times New Roman" w:hAnsi="Times New Roman" w:eastAsia="Times New Roman" w:cs="Times New Roman"/>
            <w:sz w:val="24"/>
            <w:szCs w:val="24"/>
          </w:rPr>
          <w:t xml:space="preserve"> (Completar dizendo o</w:t>
        </w:r>
      </w:ins>
      <w:ins w:author="Rodrigo Elias  Bianchi" w:date="2020-07-09T19:51:08.359Z" w:id="690012666">
        <w:r w:rsidRPr="2D17CBF6" w:rsidR="5DCE99DF">
          <w:rPr>
            <w:rFonts w:ascii="Times New Roman" w:hAnsi="Times New Roman" w:eastAsia="Times New Roman" w:cs="Times New Roman"/>
            <w:sz w:val="24"/>
            <w:szCs w:val="24"/>
          </w:rPr>
          <w:t>s motivos pelos quais</w:t>
        </w:r>
      </w:ins>
      <w:ins w:author="Rodrigo Elias  Bianchi" w:date="2020-07-09T19:50:56.094Z" w:id="77949510">
        <w:r w:rsidRPr="2D17CBF6" w:rsidR="5DCE99DF">
          <w:rPr>
            <w:rFonts w:ascii="Times New Roman" w:hAnsi="Times New Roman" w:eastAsia="Times New Roman" w:cs="Times New Roman"/>
            <w:sz w:val="24"/>
            <w:szCs w:val="24"/>
          </w:rPr>
          <w:t xml:space="preserve"> a ferramenta traz melhores informações)</w:t>
        </w:r>
      </w:ins>
    </w:p>
    <w:p w:rsidR="00583051" w:rsidP="006620D0" w:rsidRDefault="007B76CE" w14:paraId="000000AF" w14:textId="5AF5DB1F">
      <w:pPr>
        <w:tabs>
          <w:tab w:val="left" w:pos="715"/>
        </w:tabs>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7B76CE">
        <w:rPr>
          <w:rFonts w:ascii="Times New Roman" w:hAnsi="Times New Roman" w:eastAsia="Times New Roman" w:cs="Times New Roman"/>
          <w:sz w:val="24"/>
          <w:szCs w:val="24"/>
        </w:rPr>
        <w:t xml:space="preserve">Este trabalho está </w:t>
      </w:r>
      <w:commentRangeStart w:id="1952831828"/>
      <w:r w:rsidR="007B76CE">
        <w:rPr>
          <w:rFonts w:ascii="Times New Roman" w:hAnsi="Times New Roman" w:eastAsia="Times New Roman" w:cs="Times New Roman"/>
          <w:sz w:val="24"/>
          <w:szCs w:val="24"/>
        </w:rPr>
        <w:t xml:space="preserve">organizado em </w:t>
      </w:r>
      <w:r w:rsidR="152FE767">
        <w:rPr>
          <w:rFonts w:ascii="Times New Roman" w:hAnsi="Times New Roman" w:eastAsia="Times New Roman" w:cs="Times New Roman"/>
          <w:sz w:val="24"/>
          <w:szCs w:val="24"/>
        </w:rPr>
        <w:t>capítulos</w:t>
      </w:r>
      <w:r w:rsidR="007B76CE">
        <w:rPr>
          <w:rFonts w:ascii="Times New Roman" w:hAnsi="Times New Roman" w:eastAsia="Times New Roman" w:cs="Times New Roman"/>
          <w:sz w:val="24"/>
          <w:szCs w:val="24"/>
        </w:rPr>
        <w:t>, sendo o segundo o capítulo</w:t>
      </w:r>
      <w:commentRangeEnd w:id="1952831828"/>
      <w:r>
        <w:rPr>
          <w:rStyle w:val="CommentReference"/>
        </w:rPr>
        <w:commentReference w:id="1952831828"/>
      </w:r>
      <w:r w:rsidR="007B76CE">
        <w:rPr>
          <w:rFonts w:ascii="Times New Roman" w:hAnsi="Times New Roman" w:eastAsia="Times New Roman" w:cs="Times New Roman"/>
          <w:sz w:val="24"/>
          <w:szCs w:val="24"/>
        </w:rPr>
        <w:t xml:space="preserve"> a respeito da fundamentação teórica, isto é, uma introdução e apresentação das tecnologias e paradigmas utilizados no desenvolvimento da ferramenta deste objeto de estudo. O terceiro capítulo discorre sobre a viabilidade de negócio, capítulo este que aborda a aceitação e desejos dos potenciais usuários. No quarto capítulo</w:t>
      </w:r>
      <w:r w:rsidR="39F96676">
        <w:rPr>
          <w:rFonts w:ascii="Times New Roman" w:hAnsi="Times New Roman" w:eastAsia="Times New Roman" w:cs="Times New Roman"/>
          <w:sz w:val="24"/>
          <w:szCs w:val="24"/>
        </w:rPr>
        <w:t xml:space="preserve"> </w:t>
      </w:r>
      <w:ins w:author="Rodrigo Elias  Bianchi" w:date="2020-07-09T19:53:47.728Z" w:id="723017078">
        <w:r w:rsidRPr="2D17CBF6" w:rsidR="3E700787">
          <w:rPr>
            <w:rFonts w:ascii="Times New Roman" w:hAnsi="Times New Roman" w:eastAsia="Times New Roman" w:cs="Times New Roman"/>
            <w:sz w:val="24"/>
            <w:szCs w:val="24"/>
          </w:rPr>
          <w:t>são</w:t>
        </w:r>
      </w:ins>
      <w:r w:rsidR="007B76CE">
        <w:rPr>
          <w:rFonts w:ascii="Times New Roman" w:hAnsi="Times New Roman" w:eastAsia="Times New Roman" w:cs="Times New Roman"/>
          <w:sz w:val="24"/>
          <w:szCs w:val="24"/>
        </w:rPr>
        <w:t xml:space="preserve"> </w:t>
      </w:r>
      <w:r w:rsidR="007B76CE">
        <w:rPr>
          <w:rFonts w:ascii="Times New Roman" w:hAnsi="Times New Roman" w:eastAsia="Times New Roman" w:cs="Times New Roman"/>
          <w:sz w:val="24"/>
          <w:szCs w:val="24"/>
        </w:rPr>
        <w:t>relatad</w:t>
      </w:r>
      <w:ins w:author="Rodrigo Elias  Bianchi" w:date="2020-07-09T19:53:50.557Z" w:id="690216306">
        <w:r w:rsidRPr="2D17CBF6" w:rsidR="41DE44EF">
          <w:rPr>
            <w:rFonts w:ascii="Times New Roman" w:hAnsi="Times New Roman" w:eastAsia="Times New Roman" w:cs="Times New Roman"/>
            <w:sz w:val="24"/>
            <w:szCs w:val="24"/>
          </w:rPr>
          <w:t>as</w:t>
        </w:r>
      </w:ins>
      <w:r w:rsidR="007B76CE">
        <w:rPr>
          <w:rFonts w:ascii="Times New Roman" w:hAnsi="Times New Roman" w:eastAsia="Times New Roman" w:cs="Times New Roman"/>
          <w:sz w:val="24"/>
          <w:szCs w:val="24"/>
        </w:rPr>
        <w:t xml:space="preserve"> a modelagem e todas as etapas do desenvolvimento da aplicação</w:t>
      </w:r>
      <w:ins w:author="Rodrigo Elias  Bianchi" w:date="2020-07-09T19:54:22.995Z" w:id="1712516858">
        <w:r w:rsidRPr="2D17CBF6" w:rsidR="091388D2">
          <w:rPr>
            <w:rFonts w:ascii="Times New Roman" w:hAnsi="Times New Roman" w:eastAsia="Times New Roman" w:cs="Times New Roman"/>
            <w:sz w:val="24"/>
            <w:szCs w:val="24"/>
          </w:rPr>
          <w:t>.</w:t>
        </w:r>
      </w:ins>
      <w:r w:rsidR="007B76CE">
        <w:rPr>
          <w:rFonts w:ascii="Times New Roman" w:hAnsi="Times New Roman" w:eastAsia="Times New Roman" w:cs="Times New Roman"/>
          <w:sz w:val="24"/>
          <w:szCs w:val="24"/>
        </w:rPr>
        <w:t xml:space="preserve"> </w:t>
      </w:r>
      <w:ins w:author="Rodrigo Elias  Bianchi" w:date="2020-07-09T19:54:25.77Z" w:id="1969422023">
        <w:r w:rsidRPr="2D17CBF6" w:rsidR="570BE750">
          <w:rPr>
            <w:rFonts w:ascii="Times New Roman" w:hAnsi="Times New Roman" w:eastAsia="Times New Roman" w:cs="Times New Roman"/>
            <w:sz w:val="24"/>
            <w:szCs w:val="24"/>
          </w:rPr>
          <w:t>N</w:t>
        </w:r>
      </w:ins>
      <w:r w:rsidR="007B76CE">
        <w:rPr>
          <w:rFonts w:ascii="Times New Roman" w:hAnsi="Times New Roman" w:eastAsia="Times New Roman" w:cs="Times New Roman"/>
          <w:sz w:val="24"/>
          <w:szCs w:val="24"/>
        </w:rPr>
        <w:t>o último capítulo exibe-se os resultados obtidos após a instalação e uso por parte de gestores de uma loja de roupas em um estudo de caso prático.</w:t>
      </w:r>
    </w:p>
    <w:p w:rsidR="00D34340" w:rsidP="006620D0" w:rsidRDefault="00D34340" w14:paraId="563CD146" w14:textId="76354FA8">
      <w:pPr>
        <w:spacing w:line="360" w:lineRule="auto"/>
        <w:ind w:firstLine="567"/>
        <w:rPr>
          <w:rFonts w:ascii="Times New Roman" w:hAnsi="Times New Roman" w:eastAsia="Times New Roman" w:cs="Times New Roman"/>
          <w:sz w:val="24"/>
          <w:szCs w:val="24"/>
        </w:rPr>
      </w:pPr>
    </w:p>
    <w:p w:rsidR="00D34340" w:rsidP="006620D0" w:rsidRDefault="00D34340" w14:paraId="763DC914" w14:textId="77777777">
      <w:pPr>
        <w:spacing w:line="360" w:lineRule="auto"/>
        <w:ind w:firstLine="567"/>
        <w:rPr>
          <w:rFonts w:ascii="Times New Roman" w:hAnsi="Times New Roman" w:eastAsia="Times New Roman" w:cs="Times New Roman"/>
          <w:sz w:val="24"/>
          <w:szCs w:val="24"/>
        </w:rPr>
      </w:pPr>
    </w:p>
    <w:p w:rsidR="00583051" w:rsidP="00D34340" w:rsidRDefault="007B76CE" w14:paraId="000000B1" w14:textId="769859C9">
      <w:pPr>
        <w:pStyle w:val="Title"/>
      </w:pPr>
      <w:bookmarkStart w:name="_heading=h.3whwml4" w:colFirst="0" w:colLast="0" w:id="25"/>
      <w:bookmarkStart w:name="_Toc43239383" w:id="26"/>
      <w:bookmarkEnd w:id="25"/>
      <w:r>
        <w:lastRenderedPageBreak/>
        <w:t>2. FUNDAMENTAÇÃO TEÓRICA</w:t>
      </w:r>
      <w:bookmarkEnd w:id="26"/>
    </w:p>
    <w:p w:rsidRPr="00B61758" w:rsidR="00B61758" w:rsidP="00B61758" w:rsidRDefault="00B61758" w14:paraId="4DB9586C" w14:textId="77777777"/>
    <w:p w:rsidR="00583051" w:rsidP="006620D0" w:rsidRDefault="007B76CE" w14:paraId="000000B2" w14:textId="3D55211E">
      <w:pPr>
        <w:spacing w:line="360" w:lineRule="auto"/>
        <w:ind w:right="20" w:firstLine="567"/>
        <w:jc w:val="both"/>
        <w:rPr>
          <w:rFonts w:ascii="Times New Roman" w:hAnsi="Times New Roman" w:eastAsia="Times New Roman" w:cs="Times New Roman"/>
          <w:sz w:val="24"/>
          <w:szCs w:val="24"/>
        </w:rPr>
      </w:pPr>
      <w:r w:rsidRPr="2D17CBF6" w:rsidR="007B76CE">
        <w:rPr>
          <w:rFonts w:ascii="Times New Roman" w:hAnsi="Times New Roman" w:eastAsia="Times New Roman" w:cs="Times New Roman"/>
          <w:sz w:val="24"/>
          <w:szCs w:val="24"/>
        </w:rPr>
        <w:t xml:space="preserve">Neste capítulo, serão apresentados conceitos técnicos relacionados ao desenvolvimento do aplicativo com relação à arquitetura e </w:t>
      </w:r>
      <w:ins w:author="Rodrigo Elias  Bianchi" w:date="2020-07-09T19:55:30.087Z" w:id="1850499870">
        <w:r w:rsidRPr="2D17CBF6" w:rsidR="36E33011">
          <w:rPr>
            <w:rFonts w:ascii="Times New Roman" w:hAnsi="Times New Roman" w:eastAsia="Times New Roman" w:cs="Times New Roman"/>
            <w:sz w:val="24"/>
            <w:szCs w:val="24"/>
          </w:rPr>
          <w:t>à</w:t>
        </w:r>
      </w:ins>
      <w:r w:rsidRPr="2D17CBF6" w:rsidR="007B76CE">
        <w:rPr>
          <w:rFonts w:ascii="Times New Roman" w:hAnsi="Times New Roman" w:eastAsia="Times New Roman" w:cs="Times New Roman"/>
          <w:sz w:val="24"/>
          <w:szCs w:val="24"/>
        </w:rPr>
        <w:t>s tecnologias.</w:t>
      </w:r>
    </w:p>
    <w:p w:rsidR="00583051" w:rsidP="00D34340" w:rsidRDefault="007B76CE" w14:paraId="000000B3" w14:textId="77777777">
      <w:pPr>
        <w:pStyle w:val="titulo2"/>
        <w:numPr>
          <w:ilvl w:val="0"/>
          <w:numId w:val="0"/>
        </w:numPr>
        <w:ind w:left="426" w:hanging="426"/>
        <w:rPr>
          <w:b/>
        </w:rPr>
      </w:pPr>
      <w:bookmarkStart w:name="_heading=h.2bn6wsx" w:colFirst="0" w:colLast="0" w:id="27"/>
      <w:bookmarkStart w:name="_Toc43239384" w:id="28"/>
      <w:bookmarkEnd w:id="27"/>
      <w:r>
        <w:rPr>
          <w:b/>
        </w:rPr>
        <w:t>2.1 Tipos de experiência móvel</w:t>
      </w:r>
      <w:bookmarkEnd w:id="28"/>
    </w:p>
    <w:p w:rsidR="00583051" w:rsidP="006620D0" w:rsidRDefault="007B76CE" w14:paraId="000000B4"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 acordo com Wilken (2016), é importante entender que existem vários modos de construir aplicações para dispositivos móveis, e cada um possui seus pontos fortes e fracos. Existem três tipos básicos: </w:t>
      </w:r>
      <w:r>
        <w:rPr>
          <w:rFonts w:ascii="Times New Roman" w:hAnsi="Times New Roman" w:eastAsia="Times New Roman" w:cs="Times New Roman"/>
          <w:i/>
          <w:sz w:val="24"/>
          <w:szCs w:val="24"/>
        </w:rPr>
        <w:t xml:space="preserve">Apps </w:t>
      </w:r>
      <w:r>
        <w:rPr>
          <w:rFonts w:ascii="Times New Roman" w:hAnsi="Times New Roman" w:eastAsia="Times New Roman" w:cs="Times New Roman"/>
          <w:sz w:val="24"/>
          <w:szCs w:val="24"/>
        </w:rPr>
        <w:t xml:space="preserve">nativos, </w:t>
      </w:r>
      <w:r>
        <w:rPr>
          <w:rFonts w:ascii="Times New Roman" w:hAnsi="Times New Roman" w:eastAsia="Times New Roman" w:cs="Times New Roman"/>
          <w:i/>
          <w:sz w:val="24"/>
          <w:szCs w:val="24"/>
        </w:rPr>
        <w:t>mobile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websites</w:t>
      </w:r>
      <w:r>
        <w:rPr>
          <w:rFonts w:ascii="Times New Roman" w:hAnsi="Times New Roman" w:eastAsia="Times New Roman" w:cs="Times New Roman"/>
          <w:sz w:val="24"/>
          <w:szCs w:val="24"/>
        </w:rPr>
        <w:t xml:space="preserve"> e </w:t>
      </w:r>
      <w:r>
        <w:rPr>
          <w:rFonts w:ascii="Times New Roman" w:hAnsi="Times New Roman" w:eastAsia="Times New Roman" w:cs="Times New Roman"/>
          <w:i/>
          <w:sz w:val="24"/>
          <w:szCs w:val="24"/>
        </w:rPr>
        <w:t xml:space="preserve">apps </w:t>
      </w:r>
      <w:r>
        <w:rPr>
          <w:rFonts w:ascii="Times New Roman" w:hAnsi="Times New Roman" w:eastAsia="Times New Roman" w:cs="Times New Roman"/>
          <w:sz w:val="24"/>
          <w:szCs w:val="24"/>
        </w:rPr>
        <w:t>híbridos. Abaixo, discorre-se brevemente sobre os três tipos básicos.</w:t>
      </w:r>
    </w:p>
    <w:p w:rsidR="00583051" w:rsidP="00FA1306" w:rsidRDefault="007B76CE" w14:paraId="000000B6" w14:textId="718EE37E">
      <w:pPr>
        <w:pStyle w:val="titulo3"/>
      </w:pPr>
      <w:bookmarkStart w:name="_heading=h.qsh70q" w:colFirst="0" w:colLast="0" w:id="29"/>
      <w:bookmarkStart w:name="_Toc43239385" w:id="30"/>
      <w:bookmarkEnd w:id="29"/>
      <w:r>
        <w:t>2.1.1 Aplicativos móveis nativos</w:t>
      </w:r>
      <w:bookmarkEnd w:id="30"/>
    </w:p>
    <w:p w:rsidR="00583051" w:rsidP="2C0CE60F" w:rsidRDefault="007B76CE" w14:paraId="000000B7" w14:textId="476414A1">
      <w:pPr>
        <w:pStyle w:val="Normal"/>
        <w:spacing w:line="360" w:lineRule="auto"/>
        <w:ind w:firstLine="567"/>
        <w:jc w:val="both"/>
        <w:rPr>
          <w:rFonts w:ascii="Times New Roman" w:hAnsi="Times New Roman" w:eastAsia="Times New Roman" w:cs="Times New Roman"/>
          <w:sz w:val="24"/>
          <w:szCs w:val="24"/>
        </w:rPr>
      </w:pPr>
      <w:r w:rsidRPr="2D17CBF6" w:rsidR="007B76CE">
        <w:rPr>
          <w:rFonts w:ascii="Times New Roman" w:hAnsi="Times New Roman" w:eastAsia="Times New Roman" w:cs="Times New Roman"/>
          <w:sz w:val="24"/>
          <w:szCs w:val="24"/>
        </w:rPr>
        <w:t xml:space="preserve">Segundo </w:t>
      </w:r>
      <w:proofErr w:type="spellStart"/>
      <w:r w:rsidRPr="2D17CBF6" w:rsidR="007B76CE">
        <w:rPr>
          <w:rFonts w:ascii="Times New Roman" w:hAnsi="Times New Roman" w:eastAsia="Times New Roman" w:cs="Times New Roman"/>
          <w:sz w:val="24"/>
          <w:szCs w:val="24"/>
        </w:rPr>
        <w:t>Wilken</w:t>
      </w:r>
      <w:proofErr w:type="spellEnd"/>
      <w:r w:rsidRPr="2D17CBF6" w:rsidR="007B76CE">
        <w:rPr>
          <w:rFonts w:ascii="Times New Roman" w:hAnsi="Times New Roman" w:eastAsia="Times New Roman" w:cs="Times New Roman"/>
          <w:sz w:val="24"/>
          <w:szCs w:val="24"/>
        </w:rPr>
        <w:t xml:space="preserve"> (2016), para criar-se aplicações nativas, desenvolvedores escrevem o código na linguagem padrão para aquela plataforma específica, </w:t>
      </w:r>
      <w:commentRangeStart w:id="2052103629"/>
      <w:ins w:author="Rodrigo Elias  Bianchi" w:date="2020-07-09T20:09:45.418Z" w:id="942961454">
        <w:r w:rsidRPr="2D17CBF6" w:rsidR="4745D4EE">
          <w:rPr>
            <w:rFonts w:ascii="Times New Roman" w:hAnsi="Times New Roman" w:eastAsia="Times New Roman" w:cs="Times New Roman"/>
            <w:sz w:val="24"/>
            <w:szCs w:val="24"/>
          </w:rPr>
          <w:t>como</w:t>
        </w:r>
      </w:ins>
      <w:r w:rsidRPr="2D17CBF6" w:rsidR="007B76CE">
        <w:rPr>
          <w:rFonts w:ascii="Times New Roman" w:hAnsi="Times New Roman" w:eastAsia="Times New Roman" w:cs="Times New Roman"/>
          <w:sz w:val="24"/>
          <w:szCs w:val="24"/>
        </w:rPr>
        <w:t xml:space="preserve"> </w:t>
      </w:r>
      <w:proofErr w:type="spellStart"/>
      <w:r w:rsidRPr="2D17CBF6" w:rsidR="007B76CE">
        <w:rPr>
          <w:rFonts w:ascii="Times New Roman" w:hAnsi="Times New Roman" w:eastAsia="Times New Roman" w:cs="Times New Roman"/>
          <w:sz w:val="24"/>
          <w:szCs w:val="24"/>
        </w:rPr>
        <w:t>Objective</w:t>
      </w:r>
      <w:proofErr w:type="spellEnd"/>
      <w:r w:rsidRPr="2D17CBF6" w:rsidR="007B76CE">
        <w:rPr>
          <w:rFonts w:ascii="Times New Roman" w:hAnsi="Times New Roman" w:eastAsia="Times New Roman" w:cs="Times New Roman"/>
          <w:sz w:val="24"/>
          <w:szCs w:val="24"/>
        </w:rPr>
        <w:t xml:space="preserve"> C ou Swift para iOS e Java ou </w:t>
      </w:r>
      <w:proofErr w:type="spellStart"/>
      <w:r w:rsidRPr="2D17CBF6" w:rsidR="007B76CE">
        <w:rPr>
          <w:rFonts w:ascii="Times New Roman" w:hAnsi="Times New Roman" w:eastAsia="Times New Roman" w:cs="Times New Roman"/>
          <w:sz w:val="24"/>
          <w:szCs w:val="24"/>
        </w:rPr>
        <w:t>Kotlin</w:t>
      </w:r>
      <w:proofErr w:type="spellEnd"/>
      <w:r w:rsidRPr="2D17CBF6" w:rsidR="007B76CE">
        <w:rPr>
          <w:rFonts w:ascii="Times New Roman" w:hAnsi="Times New Roman" w:eastAsia="Times New Roman" w:cs="Times New Roman"/>
          <w:sz w:val="24"/>
          <w:szCs w:val="24"/>
        </w:rPr>
        <w:t xml:space="preserve"> para Android</w:t>
      </w:r>
      <w:commentRangeEnd w:id="2052103629"/>
      <w:r>
        <w:rPr>
          <w:rStyle w:val="CommentReference"/>
        </w:rPr>
        <w:commentReference w:id="2052103629"/>
      </w:r>
      <w:r w:rsidRPr="2D17CBF6" w:rsidR="007B76CE">
        <w:rPr>
          <w:rFonts w:ascii="Times New Roman" w:hAnsi="Times New Roman" w:eastAsia="Times New Roman" w:cs="Times New Roman"/>
          <w:sz w:val="24"/>
          <w:szCs w:val="24"/>
        </w:rPr>
        <w:t>. Os desenvolvedores compilam aquele código e o instalam em um dispositivo, usando um SDK</w:t>
      </w:r>
      <w:r w:rsidRPr="2D17CBF6" w:rsidR="007B76CE">
        <w:rPr>
          <w:rFonts w:ascii="Times New Roman" w:hAnsi="Times New Roman" w:eastAsia="Times New Roman" w:cs="Times New Roman"/>
          <w:sz w:val="24"/>
          <w:szCs w:val="24"/>
        </w:rPr>
        <w:t xml:space="preserve"> para acessar os dados no dispositivo ou carregá-los de um servidor externo usando requisições HTTP (seção 2.2.2.5).</w:t>
      </w:r>
      <w:r w:rsidRPr="2D17CBF6" w:rsidR="6BE33B72">
        <w:rPr>
          <w:rFonts w:ascii="Times New Roman" w:hAnsi="Times New Roman" w:eastAsia="Times New Roman" w:cs="Times New Roman"/>
          <w:sz w:val="24"/>
          <w:szCs w:val="24"/>
        </w:rPr>
        <w:t xml:space="preserve"> A SDK é,</w:t>
      </w:r>
      <w:commentRangeStart w:id="1324667882"/>
      <w:r w:rsidRPr="2D17CBF6" w:rsidR="6BE33B72">
        <w:rPr>
          <w:rFonts w:ascii="Times New Roman" w:hAnsi="Times New Roman" w:eastAsia="Times New Roman" w:cs="Times New Roman"/>
          <w:i w:val="1"/>
          <w:iCs w:val="1"/>
          <w:sz w:val="24"/>
          <w:szCs w:val="24"/>
        </w:rPr>
        <w:t xml:space="preserve"> e</w:t>
      </w:r>
      <w:r w:rsidRPr="2D17CBF6" w:rsidR="6BE33B72">
        <w:rPr>
          <w:rFonts w:ascii="Times New Roman" w:hAnsi="Times New Roman" w:eastAsia="Times New Roman" w:cs="Times New Roman"/>
          <w:sz w:val="24"/>
          <w:szCs w:val="24"/>
        </w:rPr>
        <w:t>m termos simples, um</w:t>
      </w:r>
      <w:r w:rsidRPr="2D17CBF6" w:rsidR="6BE33B72">
        <w:rPr>
          <w:rFonts w:ascii="Times New Roman" w:hAnsi="Times New Roman" w:eastAsia="Times New Roman" w:cs="Times New Roman"/>
          <w:b w:val="1"/>
          <w:bCs w:val="1"/>
          <w:color w:val="980000"/>
          <w:sz w:val="24"/>
          <w:szCs w:val="24"/>
        </w:rPr>
        <w:t xml:space="preserve"> </w:t>
      </w:r>
      <w:proofErr w:type="spellStart"/>
      <w:r w:rsidRPr="2D17CBF6" w:rsidR="6BE33B72">
        <w:rPr>
          <w:rFonts w:ascii="Times New Roman" w:hAnsi="Times New Roman" w:eastAsia="Times New Roman" w:cs="Times New Roman"/>
          <w:sz w:val="24"/>
          <w:szCs w:val="24"/>
        </w:rPr>
        <w:t>um</w:t>
      </w:r>
      <w:proofErr w:type="spellEnd"/>
      <w:r w:rsidRPr="2D17CBF6" w:rsidR="6BE33B72">
        <w:rPr>
          <w:rFonts w:ascii="Times New Roman" w:hAnsi="Times New Roman" w:eastAsia="Times New Roman" w:cs="Times New Roman"/>
          <w:sz w:val="24"/>
          <w:szCs w:val="24"/>
        </w:rPr>
        <w:t xml:space="preserve"> grupo de ferramentas que permite a programação de aplicativos móveis.</w:t>
      </w:r>
      <w:commentRangeEnd w:id="1324667882"/>
      <w:r>
        <w:rPr>
          <w:rStyle w:val="CommentReference"/>
        </w:rPr>
        <w:commentReference w:id="1324667882"/>
      </w:r>
    </w:p>
    <w:p w:rsidR="00583051" w:rsidP="006620D0" w:rsidRDefault="007B76CE" w14:paraId="000000B8" w14:textId="77777777" w14:noSpellErr="1">
      <w:pPr>
        <w:spacing w:line="360" w:lineRule="auto"/>
        <w:ind w:firstLine="567"/>
        <w:jc w:val="both"/>
        <w:rPr>
          <w:rFonts w:ascii="Times New Roman" w:hAnsi="Times New Roman" w:eastAsia="Times New Roman" w:cs="Times New Roman"/>
          <w:sz w:val="24"/>
          <w:szCs w:val="24"/>
        </w:rPr>
      </w:pPr>
      <w:commentRangeStart w:id="1453433792"/>
      <w:r w:rsidRPr="06D73AE3" w:rsidR="007B76CE">
        <w:rPr>
          <w:rFonts w:ascii="Times New Roman" w:hAnsi="Times New Roman" w:eastAsia="Times New Roman" w:cs="Times New Roman"/>
          <w:sz w:val="24"/>
          <w:szCs w:val="24"/>
        </w:rPr>
        <w:t xml:space="preserve">Griffith (2017) relata que tipicamente o código nativo é a solução que a maioria dos desenvolvedores pensam quando precisam criar uma aplicação móvel porque possui muitas vantagens: </w:t>
      </w:r>
      <w:commentRangeEnd w:id="1453433792"/>
      <w:r>
        <w:rPr>
          <w:rStyle w:val="CommentReference"/>
        </w:rPr>
        <w:commentReference w:id="1453433792"/>
      </w:r>
    </w:p>
    <w:p w:rsidR="00583051" w:rsidRDefault="00583051" w14:paraId="000000B9" w14:textId="77777777">
      <w:pPr>
        <w:spacing w:line="360" w:lineRule="auto"/>
        <w:jc w:val="both"/>
        <w:rPr>
          <w:rFonts w:ascii="Times New Roman" w:hAnsi="Times New Roman" w:eastAsia="Times New Roman" w:cs="Times New Roman"/>
          <w:sz w:val="24"/>
          <w:szCs w:val="24"/>
        </w:rPr>
      </w:pPr>
    </w:p>
    <w:p w:rsidRPr="006620D0" w:rsidR="00583051" w:rsidP="006620D0" w:rsidRDefault="007B76CE" w14:paraId="000000BB" w14:textId="02C1A2ED">
      <w:pPr>
        <w:numPr>
          <w:ilvl w:val="0"/>
          <w:numId w:val="25"/>
        </w:numPr>
        <w:spacing w:line="360" w:lineRule="auto"/>
        <w:ind w:left="567" w:hanging="567"/>
        <w:jc w:val="both"/>
        <w:rPr>
          <w:rFonts w:ascii="Times New Roman" w:hAnsi="Times New Roman" w:eastAsia="Times New Roman" w:cs="Times New Roman"/>
          <w:sz w:val="24"/>
          <w:szCs w:val="24"/>
        </w:rPr>
      </w:pPr>
      <w:r w:rsidRPr="006620D0">
        <w:rPr>
          <w:rFonts w:ascii="Times New Roman" w:hAnsi="Times New Roman" w:eastAsia="Times New Roman" w:cs="Times New Roman"/>
          <w:sz w:val="24"/>
          <w:szCs w:val="24"/>
        </w:rPr>
        <w:t xml:space="preserve">Os desenvolvedores trabalham em um ambiente de desenvolvimento integrado (do Inglês, </w:t>
      </w:r>
      <w:r w:rsidRPr="006620D0">
        <w:rPr>
          <w:rFonts w:ascii="Times New Roman" w:hAnsi="Times New Roman" w:eastAsia="Times New Roman" w:cs="Times New Roman"/>
          <w:i/>
          <w:color w:val="202122"/>
          <w:sz w:val="24"/>
          <w:szCs w:val="24"/>
          <w:highlight w:val="white"/>
        </w:rPr>
        <w:t>Integrated Development Environment</w:t>
      </w:r>
      <w:r w:rsidRPr="006620D0">
        <w:rPr>
          <w:rFonts w:ascii="Times New Roman" w:hAnsi="Times New Roman" w:eastAsia="Times New Roman" w:cs="Times New Roman"/>
          <w:color w:val="202122"/>
          <w:sz w:val="24"/>
          <w:szCs w:val="24"/>
          <w:highlight w:val="white"/>
        </w:rPr>
        <w:t>, ou ainda, IDE)</w:t>
      </w:r>
      <w:r w:rsidRPr="006620D0">
        <w:rPr>
          <w:rFonts w:ascii="Times New Roman" w:hAnsi="Times New Roman" w:eastAsia="Times New Roman" w:cs="Times New Roman"/>
          <w:sz w:val="24"/>
          <w:szCs w:val="24"/>
        </w:rPr>
        <w:t xml:space="preserve"> desenvolvido especificamente para uma determinada plataforma: Android Studio para o Android e XCode para o iOS; </w:t>
      </w:r>
    </w:p>
    <w:p w:rsidRPr="006620D0" w:rsidR="00583051" w:rsidP="006620D0" w:rsidRDefault="007B76CE" w14:paraId="000000BD" w14:textId="223ED4E0">
      <w:pPr>
        <w:numPr>
          <w:ilvl w:val="0"/>
          <w:numId w:val="25"/>
        </w:numPr>
        <w:spacing w:line="360" w:lineRule="auto"/>
        <w:ind w:left="567" w:hanging="567"/>
        <w:jc w:val="both"/>
        <w:rPr>
          <w:rFonts w:ascii="Times New Roman" w:hAnsi="Times New Roman" w:eastAsia="Times New Roman" w:cs="Times New Roman"/>
          <w:sz w:val="24"/>
          <w:szCs w:val="24"/>
        </w:rPr>
      </w:pPr>
      <w:r w:rsidRPr="006620D0">
        <w:rPr>
          <w:rFonts w:ascii="Times New Roman" w:hAnsi="Times New Roman" w:eastAsia="Times New Roman" w:cs="Times New Roman"/>
          <w:sz w:val="24"/>
          <w:szCs w:val="24"/>
        </w:rPr>
        <w:t>Como a codificação está sendo feita utilizando a API disponibilizada para uma determinada plataforma, não precisa-se de "pontes extras" para ter acesso a tais bibliotecas;</w:t>
      </w:r>
    </w:p>
    <w:p w:rsidR="00583051" w:rsidP="006620D0" w:rsidRDefault="007B76CE" w14:paraId="000000BE" w14:textId="77777777">
      <w:pPr>
        <w:numPr>
          <w:ilvl w:val="0"/>
          <w:numId w:val="25"/>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fato da aplicação estar sendo executada em uma plataforma nativa ajuda no melhoramento da performance pois não existe camadas intermediárias de código que podem afetar tal performance.</w:t>
      </w:r>
    </w:p>
    <w:p w:rsidR="00583051" w:rsidP="00FA1306" w:rsidRDefault="007B76CE" w14:paraId="000000BF" w14:textId="77777777">
      <w:pPr>
        <w:pStyle w:val="titulo3"/>
      </w:pPr>
      <w:bookmarkStart w:name="_heading=h.3as4poj" w:colFirst="0" w:colLast="0" w:id="31"/>
      <w:bookmarkStart w:name="_Toc43239386" w:id="32"/>
      <w:bookmarkEnd w:id="31"/>
      <w:r>
        <w:lastRenderedPageBreak/>
        <w:t>2.1.2 Websites móveis (</w:t>
      </w:r>
      <w:r>
        <w:rPr>
          <w:i/>
        </w:rPr>
        <w:t>Web apps</w:t>
      </w:r>
      <w:r>
        <w:t>)</w:t>
      </w:r>
      <w:bookmarkEnd w:id="32"/>
    </w:p>
    <w:p w:rsidR="00583051" w:rsidP="006620D0" w:rsidRDefault="007B76CE" w14:paraId="000000C0"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 acordo com Wilken (2016), </w:t>
      </w:r>
      <w:r>
        <w:rPr>
          <w:rFonts w:ascii="Times New Roman" w:hAnsi="Times New Roman" w:eastAsia="Times New Roman" w:cs="Times New Roman"/>
          <w:i/>
          <w:sz w:val="24"/>
          <w:szCs w:val="24"/>
        </w:rPr>
        <w:t>websites</w:t>
      </w:r>
      <w:r>
        <w:rPr>
          <w:rFonts w:ascii="Times New Roman" w:hAnsi="Times New Roman" w:eastAsia="Times New Roman" w:cs="Times New Roman"/>
          <w:sz w:val="24"/>
          <w:szCs w:val="24"/>
        </w:rPr>
        <w:t xml:space="preserve"> móveis funcionam bem em um dispositivo móvel e são acessados através de um </w:t>
      </w:r>
      <w:r>
        <w:rPr>
          <w:rFonts w:ascii="Times New Roman" w:hAnsi="Times New Roman" w:eastAsia="Times New Roman" w:cs="Times New Roman"/>
          <w:i/>
          <w:sz w:val="24"/>
          <w:szCs w:val="24"/>
        </w:rPr>
        <w:t>browser</w:t>
      </w:r>
      <w:r>
        <w:rPr>
          <w:rFonts w:ascii="Times New Roman" w:hAnsi="Times New Roman" w:eastAsia="Times New Roman" w:cs="Times New Roman"/>
          <w:sz w:val="24"/>
          <w:szCs w:val="24"/>
        </w:rPr>
        <w:t xml:space="preserve"> móvel. Tais aplicações nada mais são do que </w:t>
      </w:r>
      <w:r>
        <w:rPr>
          <w:rFonts w:ascii="Times New Roman" w:hAnsi="Times New Roman" w:eastAsia="Times New Roman" w:cs="Times New Roman"/>
          <w:i/>
          <w:sz w:val="24"/>
          <w:szCs w:val="24"/>
        </w:rPr>
        <w:t>websites</w:t>
      </w:r>
      <w:r>
        <w:rPr>
          <w:rFonts w:ascii="Times New Roman" w:hAnsi="Times New Roman" w:eastAsia="Times New Roman" w:cs="Times New Roman"/>
          <w:sz w:val="24"/>
          <w:szCs w:val="24"/>
        </w:rPr>
        <w:t xml:space="preserve"> vistos em um </w:t>
      </w:r>
      <w:r>
        <w:rPr>
          <w:rFonts w:ascii="Times New Roman" w:hAnsi="Times New Roman" w:eastAsia="Times New Roman" w:cs="Times New Roman"/>
          <w:i/>
          <w:sz w:val="24"/>
          <w:szCs w:val="24"/>
        </w:rPr>
        <w:t>browser</w:t>
      </w:r>
      <w:r>
        <w:rPr>
          <w:rFonts w:ascii="Times New Roman" w:hAnsi="Times New Roman" w:eastAsia="Times New Roman" w:cs="Times New Roman"/>
          <w:sz w:val="24"/>
          <w:szCs w:val="24"/>
        </w:rPr>
        <w:t xml:space="preserve"> para dispositivos móveis, desenvolvidos especialmente para caber nas telas de tais dispositivos.</w:t>
      </w:r>
    </w:p>
    <w:p w:rsidR="00583051" w:rsidP="006620D0" w:rsidRDefault="007B76CE" w14:paraId="000000C2" w14:textId="0198F170">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Griffith (2017) nos diz que a grande vantagem desse paradigma de desenvolvimento é a abrangência de mercado. Segundo ele, além de iOS e Android, plataformas móveis adicionais se tornam disponíveis e dependendo do mercado alvo, tal abrangência pode tornar-se um fator crítico. Além disso, as atualizações são mais rápidas e fáceis, pois a única dependência é a atualização do servidor.</w:t>
      </w:r>
    </w:p>
    <w:p w:rsidR="00583051" w:rsidP="00FA1306" w:rsidRDefault="007B76CE" w14:paraId="000000C3" w14:textId="77777777">
      <w:pPr>
        <w:pStyle w:val="titulo3"/>
      </w:pPr>
      <w:bookmarkStart w:name="_Toc43239387" w:id="33"/>
      <w:r>
        <w:t>2.1.3 Aplicativos híbridos</w:t>
      </w:r>
      <w:bookmarkEnd w:id="33"/>
    </w:p>
    <w:p w:rsidR="00583051" w:rsidP="006620D0" w:rsidRDefault="007B76CE" w14:paraId="000000C4"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Wilken (2016) diz que um aplicativo híbrido é um </w:t>
      </w:r>
      <w:r>
        <w:rPr>
          <w:rFonts w:ascii="Times New Roman" w:hAnsi="Times New Roman" w:eastAsia="Times New Roman" w:cs="Times New Roman"/>
          <w:i/>
          <w:sz w:val="24"/>
          <w:szCs w:val="24"/>
        </w:rPr>
        <w:t>app</w:t>
      </w:r>
      <w:r>
        <w:rPr>
          <w:rFonts w:ascii="Times New Roman" w:hAnsi="Times New Roman" w:eastAsia="Times New Roman" w:cs="Times New Roman"/>
          <w:sz w:val="24"/>
          <w:szCs w:val="24"/>
        </w:rPr>
        <w:t xml:space="preserve"> móvel que contém uma instância isolada de um </w:t>
      </w:r>
      <w:r>
        <w:rPr>
          <w:rFonts w:ascii="Times New Roman" w:hAnsi="Times New Roman" w:eastAsia="Times New Roman" w:cs="Times New Roman"/>
          <w:i/>
          <w:sz w:val="24"/>
          <w:szCs w:val="24"/>
        </w:rPr>
        <w:t>browser</w:t>
      </w:r>
      <w:r>
        <w:rPr>
          <w:rFonts w:ascii="Times New Roman" w:hAnsi="Times New Roman" w:eastAsia="Times New Roman" w:cs="Times New Roman"/>
          <w:sz w:val="24"/>
          <w:szCs w:val="24"/>
        </w:rPr>
        <w:t xml:space="preserve">, comumente chamado de </w:t>
      </w:r>
      <w:r>
        <w:rPr>
          <w:rFonts w:ascii="Times New Roman" w:hAnsi="Times New Roman" w:eastAsia="Times New Roman" w:cs="Times New Roman"/>
          <w:i/>
          <w:sz w:val="24"/>
          <w:szCs w:val="24"/>
        </w:rPr>
        <w:t xml:space="preserve">WebView (seção </w:t>
      </w:r>
      <w:r>
        <w:rPr>
          <w:rFonts w:ascii="Times New Roman" w:hAnsi="Times New Roman" w:eastAsia="Times New Roman" w:cs="Times New Roman"/>
          <w:sz w:val="24"/>
          <w:szCs w:val="24"/>
        </w:rPr>
        <w:t xml:space="preserve">2.2.1.3) para rodar uma aplicação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de dentro de um </w:t>
      </w:r>
      <w:r>
        <w:rPr>
          <w:rFonts w:ascii="Times New Roman" w:hAnsi="Times New Roman" w:eastAsia="Times New Roman" w:cs="Times New Roman"/>
          <w:i/>
          <w:sz w:val="24"/>
          <w:szCs w:val="24"/>
        </w:rPr>
        <w:t>app</w:t>
      </w:r>
      <w:r>
        <w:rPr>
          <w:rFonts w:ascii="Times New Roman" w:hAnsi="Times New Roman" w:eastAsia="Times New Roman" w:cs="Times New Roman"/>
          <w:sz w:val="24"/>
          <w:szCs w:val="24"/>
        </w:rPr>
        <w:t xml:space="preserve"> nativo. Tal tecnologia faz uso de um empacotador de </w:t>
      </w:r>
      <w:r>
        <w:rPr>
          <w:rFonts w:ascii="Times New Roman" w:hAnsi="Times New Roman" w:eastAsia="Times New Roman" w:cs="Times New Roman"/>
          <w:i/>
          <w:sz w:val="24"/>
          <w:szCs w:val="24"/>
        </w:rPr>
        <w:t>apps</w:t>
      </w:r>
      <w:r>
        <w:rPr>
          <w:rFonts w:ascii="Times New Roman" w:hAnsi="Times New Roman" w:eastAsia="Times New Roman" w:cs="Times New Roman"/>
          <w:sz w:val="24"/>
          <w:szCs w:val="24"/>
        </w:rPr>
        <w:t xml:space="preserve"> nativos que consegue comunicar-se com uma a plataforma nativa do dispositivo e também com a </w:t>
      </w:r>
      <w:r>
        <w:rPr>
          <w:rFonts w:ascii="Times New Roman" w:hAnsi="Times New Roman" w:eastAsia="Times New Roman" w:cs="Times New Roman"/>
          <w:i/>
          <w:sz w:val="24"/>
          <w:szCs w:val="24"/>
        </w:rPr>
        <w:t>WebView</w:t>
      </w:r>
      <w:r>
        <w:rPr>
          <w:rFonts w:ascii="Times New Roman" w:hAnsi="Times New Roman" w:eastAsia="Times New Roman" w:cs="Times New Roman"/>
          <w:sz w:val="24"/>
          <w:szCs w:val="24"/>
        </w:rPr>
        <w:t xml:space="preserve">. Isso significa que aplicações </w:t>
      </w:r>
      <w:r>
        <w:rPr>
          <w:rFonts w:ascii="Times New Roman" w:hAnsi="Times New Roman" w:eastAsia="Times New Roman" w:cs="Times New Roman"/>
          <w:i/>
          <w:sz w:val="24"/>
          <w:szCs w:val="24"/>
        </w:rPr>
        <w:t>webs</w:t>
      </w:r>
      <w:r>
        <w:rPr>
          <w:rFonts w:ascii="Times New Roman" w:hAnsi="Times New Roman" w:eastAsia="Times New Roman" w:cs="Times New Roman"/>
          <w:sz w:val="24"/>
          <w:szCs w:val="24"/>
        </w:rPr>
        <w:t xml:space="preserve"> podem rodar em um dispositivo e ter acesso a recursos como câmera e funcionalidades de GPS, por exemplo.</w:t>
      </w:r>
    </w:p>
    <w:p w:rsidR="00583051" w:rsidP="006620D0" w:rsidRDefault="007B76CE" w14:paraId="000000C5"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Como bem nos assegura Cheng (2017), antes de fazer uma decisão entre aplicações nativas ou híbridas, o time de desenvolvimento precisa entender a natureza da ferramenta a ser construída. Aplicações híbridas fazem sentido em um contexto de conteúdo mais centrado, como os de leitura de notícias, fórum online ou portfólio de produtos. O autor ainda destaca que é importante considerar a habilidade do time, isso porque muitas empresas de aplicativos precisam contratar desenvolvedores para Android e iOS para suprir a demanda dessas duas plataformas; entretanto, para aplicativos nativos, desenvolvedores </w:t>
      </w:r>
      <w:r>
        <w:rPr>
          <w:rFonts w:ascii="Times New Roman" w:hAnsi="Times New Roman" w:eastAsia="Times New Roman" w:cs="Times New Roman"/>
          <w:i/>
          <w:sz w:val="24"/>
          <w:szCs w:val="24"/>
        </w:rPr>
        <w:t>Frontend</w:t>
      </w:r>
      <w:r>
        <w:rPr>
          <w:rFonts w:ascii="Times New Roman" w:hAnsi="Times New Roman" w:eastAsia="Times New Roman" w:cs="Times New Roman"/>
          <w:sz w:val="24"/>
          <w:szCs w:val="24"/>
        </w:rPr>
        <w:t xml:space="preserve"> já suprem a necessidade e normalmente é mais fácil encontrá-los do que desenvolvedores Java, Kotlin, Swift e Objective-C.</w:t>
      </w:r>
    </w:p>
    <w:p w:rsidR="00583051" w:rsidP="006620D0" w:rsidRDefault="007B76CE" w14:paraId="000000C6"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desenvolvimento multiplataforma propícia, de acordo com Griffith (2017), outras vantagens: </w:t>
      </w:r>
    </w:p>
    <w:p w:rsidR="00583051" w:rsidP="006620D0" w:rsidRDefault="007B76CE" w14:paraId="000000C7" w14:textId="339F13C6">
      <w:pPr>
        <w:numPr>
          <w:ilvl w:val="0"/>
          <w:numId w:val="17"/>
        </w:numPr>
        <w:spacing w:line="360" w:lineRule="auto"/>
        <w:ind w:left="567" w:hanging="567"/>
        <w:jc w:val="both"/>
        <w:rPr>
          <w:rFonts w:ascii="Times New Roman" w:hAnsi="Times New Roman" w:eastAsia="Times New Roman" w:cs="Times New Roman"/>
          <w:sz w:val="24"/>
          <w:szCs w:val="24"/>
        </w:rPr>
      </w:pPr>
      <w:r w:rsidRPr="2D17CBF6" w:rsidR="007B76CE">
        <w:rPr>
          <w:rFonts w:ascii="Times New Roman" w:hAnsi="Times New Roman" w:eastAsia="Times New Roman" w:cs="Times New Roman"/>
          <w:sz w:val="24"/>
          <w:szCs w:val="24"/>
        </w:rPr>
        <w:t xml:space="preserve">O projeto possui um orçamento menor, visto que não é </w:t>
      </w:r>
      <w:r w:rsidRPr="2D17CBF6" w:rsidR="7D2AA773">
        <w:rPr>
          <w:rFonts w:ascii="Times New Roman" w:hAnsi="Times New Roman" w:eastAsia="Times New Roman" w:cs="Times New Roman"/>
          <w:sz w:val="24"/>
          <w:szCs w:val="24"/>
        </w:rPr>
        <w:t>necessária uma equipe dedicada</w:t>
      </w:r>
      <w:r w:rsidRPr="2D17CBF6" w:rsidR="007B76CE">
        <w:rPr>
          <w:rFonts w:ascii="Times New Roman" w:hAnsi="Times New Roman" w:eastAsia="Times New Roman" w:cs="Times New Roman"/>
          <w:sz w:val="24"/>
          <w:szCs w:val="24"/>
        </w:rPr>
        <w:t xml:space="preserve"> para cada plataforma;</w:t>
      </w:r>
    </w:p>
    <w:p w:rsidR="00583051" w:rsidP="006620D0" w:rsidRDefault="007B76CE" w14:paraId="000000C8" w14:textId="77777777">
      <w:pPr>
        <w:numPr>
          <w:ilvl w:val="0"/>
          <w:numId w:val="17"/>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 A curva de aprendizagem para essa tecnologia é menor, uma vez que um desenvolvedor com experiência em desenvolvimento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não transmuta totalmente de escopo, gerando assim, uma oferta maior de profissionais no mercado. </w:t>
      </w:r>
    </w:p>
    <w:p w:rsidR="00583051" w:rsidP="006620D0" w:rsidRDefault="007B76CE" w14:paraId="000000C9"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Entretanto, Griffith (2017) relata uma grande desvantagem dessa solução quando comparada com a uma solução nativa: a performance. Como a aplicação é uma </w:t>
      </w:r>
      <w:r>
        <w:rPr>
          <w:rFonts w:ascii="Times New Roman" w:hAnsi="Times New Roman" w:eastAsia="Times New Roman" w:cs="Times New Roman"/>
          <w:i/>
          <w:sz w:val="24"/>
          <w:szCs w:val="24"/>
        </w:rPr>
        <w:t>web app</w:t>
      </w:r>
      <w:r>
        <w:rPr>
          <w:rFonts w:ascii="Times New Roman" w:hAnsi="Times New Roman" w:eastAsia="Times New Roman" w:cs="Times New Roman"/>
          <w:sz w:val="24"/>
          <w:szCs w:val="24"/>
        </w:rPr>
        <w:t xml:space="preserve">, a mesma fica limitada pela performance e capacidades do </w:t>
      </w:r>
      <w:r>
        <w:rPr>
          <w:rFonts w:ascii="Times New Roman" w:hAnsi="Times New Roman" w:eastAsia="Times New Roman" w:cs="Times New Roman"/>
          <w:i/>
          <w:sz w:val="24"/>
          <w:szCs w:val="24"/>
        </w:rPr>
        <w:t>browser</w:t>
      </w:r>
      <w:r>
        <w:rPr>
          <w:rFonts w:ascii="Times New Roman" w:hAnsi="Times New Roman" w:eastAsia="Times New Roman" w:cs="Times New Roman"/>
          <w:sz w:val="24"/>
          <w:szCs w:val="24"/>
        </w:rPr>
        <w:t xml:space="preserve"> do dispositivo, ou seja, a performance pode variar de acordo com a capacidade computacional do dispositivo do usuário.</w:t>
      </w:r>
    </w:p>
    <w:p w:rsidR="00583051" w:rsidP="006620D0" w:rsidRDefault="007B76CE" w14:paraId="000000CA"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Enfim, diversos fatores podem influenciar na escolha entre o desenvolvimento híbrido e, o nativo. Como relata Cheng (2017), comparado com apps nativos, aplicações híbridas tem seus benefícios e desvantagens. Segundo o autor, o benefício mais considerável é a possibilidade que os desenvolvedores possuem de utilizarem tecnologias e habilidades do desenvolvimento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e usarem também, apenas uma base de código para diferentes plataformas. </w:t>
      </w:r>
    </w:p>
    <w:p w:rsidR="00583051" w:rsidP="00A6196C" w:rsidRDefault="007B76CE" w14:paraId="000000CB" w14:textId="77777777">
      <w:pPr>
        <w:pStyle w:val="titulo2"/>
        <w:numPr>
          <w:ilvl w:val="0"/>
          <w:numId w:val="0"/>
        </w:numPr>
        <w:ind w:left="426" w:hanging="426"/>
      </w:pPr>
      <w:bookmarkStart w:name="_heading=h.1pxezwc" w:colFirst="0" w:colLast="0" w:id="34"/>
      <w:bookmarkStart w:name="_Toc43239388" w:id="35"/>
      <w:bookmarkEnd w:id="34"/>
      <w:r>
        <w:rPr>
          <w:b/>
        </w:rPr>
        <w:t>2.2 Tecnologias</w:t>
      </w:r>
      <w:bookmarkEnd w:id="35"/>
    </w:p>
    <w:p w:rsidR="00583051" w:rsidP="00FA1306" w:rsidRDefault="007B76CE" w14:paraId="000000CC" w14:textId="77777777">
      <w:pPr>
        <w:pStyle w:val="titulo4"/>
      </w:pPr>
      <w:bookmarkStart w:name="_heading=h.49x2ik5" w:colFirst="0" w:colLast="0" w:id="36"/>
      <w:bookmarkStart w:name="_Toc43239389" w:id="37"/>
      <w:bookmarkEnd w:id="36"/>
      <w:r>
        <w:t>2.2.1 Tecnologias de desenvolvimento híbrido com Ionic</w:t>
      </w:r>
      <w:bookmarkEnd w:id="37"/>
    </w:p>
    <w:p w:rsidR="00583051" w:rsidP="008A175A" w:rsidRDefault="007B76CE" w14:paraId="000000CD"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Ionic é uma SDK (</w:t>
      </w:r>
      <w:r>
        <w:rPr>
          <w:rFonts w:ascii="Times New Roman" w:hAnsi="Times New Roman" w:eastAsia="Times New Roman" w:cs="Times New Roman"/>
          <w:i/>
          <w:sz w:val="24"/>
          <w:szCs w:val="24"/>
        </w:rPr>
        <w:t>Software Development Kit</w:t>
      </w:r>
      <w:r>
        <w:rPr>
          <w:rFonts w:ascii="Times New Roman" w:hAnsi="Times New Roman" w:eastAsia="Times New Roman" w:cs="Times New Roman"/>
          <w:sz w:val="24"/>
          <w:szCs w:val="24"/>
        </w:rPr>
        <w:t xml:space="preserve">) de código aberto que usa um conceito chamado </w:t>
      </w:r>
      <w:r>
        <w:rPr>
          <w:rFonts w:ascii="Times New Roman" w:hAnsi="Times New Roman" w:eastAsia="Times New Roman" w:cs="Times New Roman"/>
          <w:i/>
          <w:sz w:val="24"/>
          <w:szCs w:val="24"/>
        </w:rPr>
        <w:t>native-feeling</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mobile </w:t>
      </w:r>
      <w:r>
        <w:rPr>
          <w:rFonts w:ascii="Times New Roman" w:hAnsi="Times New Roman" w:eastAsia="Times New Roman" w:cs="Times New Roman"/>
          <w:sz w:val="24"/>
          <w:szCs w:val="24"/>
        </w:rPr>
        <w:t>apps, que basicamente sugere a ideia de desenvolver aplicativos móveis</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utilizando das tecnologias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(Gois, 2017).</w:t>
      </w:r>
    </w:p>
    <w:p w:rsidR="00583051" w:rsidP="008A175A" w:rsidRDefault="007B76CE" w14:paraId="000000CE"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seguir são apresentadas as tecnologias utilizadas pelo </w:t>
      </w:r>
      <w:r>
        <w:rPr>
          <w:rFonts w:ascii="Times New Roman" w:hAnsi="Times New Roman" w:eastAsia="Times New Roman" w:cs="Times New Roman"/>
          <w:i/>
          <w:sz w:val="24"/>
          <w:szCs w:val="24"/>
        </w:rPr>
        <w:t>framework</w:t>
      </w:r>
      <w:r>
        <w:rPr>
          <w:rFonts w:ascii="Times New Roman" w:hAnsi="Times New Roman" w:eastAsia="Times New Roman" w:cs="Times New Roman"/>
          <w:sz w:val="24"/>
          <w:szCs w:val="24"/>
        </w:rPr>
        <w:t xml:space="preserve"> bem como um o contexto de criação e o cenário atual do mesmo.</w:t>
      </w:r>
    </w:p>
    <w:p w:rsidR="00583051" w:rsidP="008A175A" w:rsidRDefault="007B76CE" w14:paraId="000000CF" w14:textId="77777777">
      <w:pPr>
        <w:pStyle w:val="titulo4"/>
      </w:pPr>
      <w:bookmarkStart w:name="_heading=h.2p2csry" w:colFirst="0" w:colLast="0" w:id="38"/>
      <w:bookmarkStart w:name="_Toc43239390" w:id="39"/>
      <w:bookmarkEnd w:id="38"/>
      <w:r>
        <w:t>2.2.1.1 Angular</w:t>
      </w:r>
      <w:bookmarkEnd w:id="39"/>
    </w:p>
    <w:p w:rsidR="00583051" w:rsidP="004C40F8" w:rsidRDefault="007B76CE" w14:paraId="000000D0"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 acordo com Branas (2014), criado por Misko Hevery e Adam Abrons em 2009, o AngularJS é um framework de código aberto, do lado do cliente (navegador) que promove uma alta produtividade no desenvolvimento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Ainda segundo o autor, o resultado de utilizar uma tecnologia como o Angular é o desenvolvimento de componentes expressivos, reusáveis e de fácil manutenção, deixando de lado muito código desnecessário e mantendo o time focado no modelo negocial do </w:t>
      </w:r>
      <w:r>
        <w:rPr>
          <w:rFonts w:ascii="Times New Roman" w:hAnsi="Times New Roman" w:eastAsia="Times New Roman" w:cs="Times New Roman"/>
          <w:i/>
          <w:sz w:val="24"/>
          <w:szCs w:val="24"/>
        </w:rPr>
        <w:t>software</w:t>
      </w:r>
      <w:r>
        <w:rPr>
          <w:rFonts w:ascii="Times New Roman" w:hAnsi="Times New Roman" w:eastAsia="Times New Roman" w:cs="Times New Roman"/>
          <w:sz w:val="24"/>
          <w:szCs w:val="24"/>
        </w:rPr>
        <w:t>.</w:t>
      </w:r>
    </w:p>
    <w:p w:rsidR="00583051" w:rsidP="004C40F8" w:rsidRDefault="007B76CE" w14:paraId="000000D1"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Angular, segundo Branas (2014), é um framework que adota um padrão de desenvolvimento cujo objetivo é prover uma separação clara de preocupações entre camadas de aplicação (mais sobre tal arquitetura pode ser visto no capítulo 4), provendo modularização, flexibilidade e testes mais assertivos e fáceis de desenvolver.</w:t>
      </w:r>
    </w:p>
    <w:p w:rsidR="00583051" w:rsidP="004C40F8" w:rsidRDefault="007B76CE" w14:paraId="000000D2"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Segundo Khanna (2017), o framework é baseado na linguagem interpretada denominada JavaScript, a mesma fornece uma forte base para aplicações </w:t>
      </w:r>
      <w:r>
        <w:rPr>
          <w:rFonts w:ascii="Times New Roman" w:hAnsi="Times New Roman" w:eastAsia="Times New Roman" w:cs="Times New Roman"/>
          <w:i/>
          <w:sz w:val="24"/>
          <w:szCs w:val="24"/>
        </w:rPr>
        <w:t>webs</w:t>
      </w:r>
      <w:r>
        <w:rPr>
          <w:rFonts w:ascii="Times New Roman" w:hAnsi="Times New Roman" w:eastAsia="Times New Roman" w:cs="Times New Roman"/>
          <w:sz w:val="24"/>
          <w:szCs w:val="24"/>
        </w:rPr>
        <w:t xml:space="preserve"> escaláveis e complexas. A ferramenta proporciona um modo de criar componentes reusáveis, colocando </w:t>
      </w:r>
      <w:r>
        <w:rPr>
          <w:rFonts w:ascii="Times New Roman" w:hAnsi="Times New Roman" w:eastAsia="Times New Roman" w:cs="Times New Roman"/>
          <w:i/>
          <w:sz w:val="24"/>
          <w:szCs w:val="24"/>
        </w:rPr>
        <w:t xml:space="preserve">templates </w:t>
      </w:r>
      <w:r>
        <w:rPr>
          <w:rFonts w:ascii="Times New Roman" w:hAnsi="Times New Roman" w:eastAsia="Times New Roman" w:cs="Times New Roman"/>
          <w:sz w:val="24"/>
          <w:szCs w:val="24"/>
        </w:rPr>
        <w:t>padrão no HTML, e reutilizar lógica de negócio com a habilidade de ligar</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dados dinamicamente - ou também conhecido pela expressão em Inglês </w:t>
      </w:r>
      <w:r>
        <w:rPr>
          <w:rFonts w:ascii="Times New Roman" w:hAnsi="Times New Roman" w:eastAsia="Times New Roman" w:cs="Times New Roman"/>
          <w:i/>
          <w:sz w:val="24"/>
          <w:szCs w:val="24"/>
        </w:rPr>
        <w:t>two-way-data-binding</w:t>
      </w:r>
      <w:r>
        <w:rPr>
          <w:rFonts w:ascii="Times New Roman" w:hAnsi="Times New Roman" w:eastAsia="Times New Roman" w:cs="Times New Roman"/>
          <w:sz w:val="24"/>
          <w:szCs w:val="24"/>
        </w:rPr>
        <w:t>.</w:t>
      </w:r>
    </w:p>
    <w:p w:rsidR="00583051" w:rsidP="004C40F8" w:rsidRDefault="007B76CE" w14:paraId="000000D3"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 acordo com Lim (2017), Angular é um framework para criar </w:t>
      </w:r>
      <w:r>
        <w:rPr>
          <w:rFonts w:ascii="Times New Roman" w:hAnsi="Times New Roman" w:eastAsia="Times New Roman" w:cs="Times New Roman"/>
          <w:i/>
          <w:sz w:val="24"/>
          <w:szCs w:val="24"/>
        </w:rPr>
        <w:t>Single Page</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 xml:space="preserve">Application </w:t>
      </w:r>
      <w:r>
        <w:rPr>
          <w:rFonts w:ascii="Times New Roman" w:hAnsi="Times New Roman" w:eastAsia="Times New Roman" w:cs="Times New Roman"/>
          <w:sz w:val="24"/>
          <w:szCs w:val="24"/>
        </w:rPr>
        <w:t>- Aplicações que não fazem requisição ao servidor a cada interação do</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usuário uma vez que exibem os dados obtidos assíncronamente através da manipulação dinâmica do documento utilizando Javascript.</w:t>
      </w:r>
    </w:p>
    <w:p w:rsidR="00583051" w:rsidP="00FA1306" w:rsidRDefault="007B76CE" w14:paraId="000000D4" w14:textId="77777777">
      <w:pPr>
        <w:pStyle w:val="titulo4"/>
      </w:pPr>
      <w:bookmarkStart w:name="_heading=h.147n2zr" w:colFirst="0" w:colLast="0" w:id="40"/>
      <w:bookmarkStart w:name="_Toc43239391" w:id="41"/>
      <w:bookmarkEnd w:id="40"/>
      <w:r>
        <w:t>2.2.1.2 Cordova</w:t>
      </w:r>
      <w:bookmarkEnd w:id="41"/>
    </w:p>
    <w:p w:rsidR="00583051" w:rsidP="00C73EBD" w:rsidRDefault="007B76CE" w14:paraId="000000D5"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Como bem nos assegura Camden (2016), Cordova é um framework de código aberto que permite o convertimento de HTML, JavaScript e CSS em uma aplicação nativa que pode rodar em iOS, Android e em outras plataformas móveis. A tecnologia usa um embrulhador de app nativo na </w:t>
      </w:r>
      <w:r>
        <w:rPr>
          <w:rFonts w:ascii="Times New Roman" w:hAnsi="Times New Roman" w:eastAsia="Times New Roman" w:cs="Times New Roman"/>
          <w:i/>
          <w:sz w:val="24"/>
          <w:szCs w:val="24"/>
        </w:rPr>
        <w:t>WebView</w:t>
      </w:r>
      <w:r>
        <w:rPr>
          <w:rFonts w:ascii="Times New Roman" w:hAnsi="Times New Roman" w:eastAsia="Times New Roman" w:cs="Times New Roman"/>
          <w:sz w:val="24"/>
          <w:szCs w:val="24"/>
        </w:rPr>
        <w:t xml:space="preserve"> (seção 2.2.1.1). Além disso, a ferramenta provê acesso a funcionalidades de </w:t>
      </w:r>
      <w:r>
        <w:rPr>
          <w:rFonts w:ascii="Times New Roman" w:hAnsi="Times New Roman" w:eastAsia="Times New Roman" w:cs="Times New Roman"/>
          <w:i/>
          <w:sz w:val="24"/>
          <w:szCs w:val="24"/>
        </w:rPr>
        <w:t>hardware</w:t>
      </w:r>
      <w:r>
        <w:rPr>
          <w:rFonts w:ascii="Times New Roman" w:hAnsi="Times New Roman" w:eastAsia="Times New Roman" w:cs="Times New Roman"/>
          <w:sz w:val="24"/>
          <w:szCs w:val="24"/>
        </w:rPr>
        <w:t xml:space="preserve"> como câmera e fotos. Diferentemente de simples páginas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aplicações que implementam o Cordova podem ser encontradas e vendidas em lojas de aplicativos como qualquer outro app desenvolvido nativamente. </w:t>
      </w:r>
    </w:p>
    <w:p w:rsidR="00583051" w:rsidP="00C73EBD" w:rsidRDefault="007B76CE" w14:paraId="000000D6"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Segundo Phan (2014), o Apache Cordova é a ponte entre aplicativos nativos e HTML/JavaScript. Precisa-se dessa ferramenta para “buildar” o aplicativo para submissão na </w:t>
      </w:r>
      <w:r>
        <w:rPr>
          <w:rFonts w:ascii="Times New Roman" w:hAnsi="Times New Roman" w:eastAsia="Times New Roman" w:cs="Times New Roman"/>
          <w:i/>
          <w:sz w:val="24"/>
          <w:szCs w:val="24"/>
        </w:rPr>
        <w:t>Google Play</w:t>
      </w:r>
      <w:r>
        <w:rPr>
          <w:rFonts w:ascii="Times New Roman" w:hAnsi="Times New Roman" w:eastAsia="Times New Roman" w:cs="Times New Roman"/>
          <w:sz w:val="24"/>
          <w:szCs w:val="24"/>
        </w:rPr>
        <w:t xml:space="preserve"> e </w:t>
      </w:r>
      <w:r>
        <w:rPr>
          <w:rFonts w:ascii="Times New Roman" w:hAnsi="Times New Roman" w:eastAsia="Times New Roman" w:cs="Times New Roman"/>
          <w:i/>
          <w:sz w:val="24"/>
          <w:szCs w:val="24"/>
        </w:rPr>
        <w:t>Apple Store</w:t>
      </w:r>
      <w:r>
        <w:rPr>
          <w:rFonts w:ascii="Times New Roman" w:hAnsi="Times New Roman" w:eastAsia="Times New Roman" w:cs="Times New Roman"/>
          <w:sz w:val="24"/>
          <w:szCs w:val="24"/>
        </w:rPr>
        <w:t xml:space="preserve">. </w:t>
      </w:r>
    </w:p>
    <w:p w:rsidR="00583051" w:rsidP="00C73EBD" w:rsidRDefault="007B76CE" w14:paraId="000000D7" w14:textId="790BBC12">
      <w:pPr>
        <w:spacing w:line="360" w:lineRule="auto"/>
        <w:ind w:right="20" w:firstLine="567"/>
        <w:jc w:val="both"/>
        <w:rPr>
          <w:rFonts w:ascii="Times New Roman" w:hAnsi="Times New Roman" w:eastAsia="Times New Roman" w:cs="Times New Roman"/>
          <w:sz w:val="24"/>
          <w:szCs w:val="24"/>
        </w:rPr>
      </w:pPr>
      <w:commentRangeStart w:id="2081374537"/>
      <w:r w:rsidRPr="2C0CE60F" w:rsidR="007B76CE">
        <w:rPr>
          <w:rFonts w:ascii="Times New Roman" w:hAnsi="Times New Roman" w:eastAsia="Times New Roman" w:cs="Times New Roman"/>
          <w:sz w:val="24"/>
          <w:szCs w:val="24"/>
        </w:rPr>
        <w:t>De acordo com Lopes (2016),</w:t>
      </w:r>
      <w:commentRangeEnd w:id="2081374537"/>
      <w:r>
        <w:rPr>
          <w:rStyle w:val="CommentReference"/>
        </w:rPr>
        <w:commentReference w:id="2081374537"/>
      </w:r>
      <w:r w:rsidRPr="2C0CE60F" w:rsidR="007B76CE">
        <w:rPr>
          <w:rFonts w:ascii="Times New Roman" w:hAnsi="Times New Roman" w:eastAsia="Times New Roman" w:cs="Times New Roman"/>
          <w:sz w:val="24"/>
          <w:szCs w:val="24"/>
        </w:rPr>
        <w:t xml:space="preserve"> o Cordova utiliza o ponto forte da </w:t>
      </w:r>
      <w:r w:rsidRPr="2C0CE60F" w:rsidR="007B76CE">
        <w:rPr>
          <w:rFonts w:ascii="Times New Roman" w:hAnsi="Times New Roman" w:eastAsia="Times New Roman" w:cs="Times New Roman"/>
          <w:i w:val="1"/>
          <w:iCs w:val="1"/>
          <w:sz w:val="24"/>
          <w:szCs w:val="24"/>
        </w:rPr>
        <w:t>web</w:t>
      </w:r>
      <w:r w:rsidRPr="2C0CE60F" w:rsidR="007B76CE">
        <w:rPr>
          <w:rFonts w:ascii="Times New Roman" w:hAnsi="Times New Roman" w:eastAsia="Times New Roman" w:cs="Times New Roman"/>
          <w:sz w:val="24"/>
          <w:szCs w:val="24"/>
        </w:rPr>
        <w:t xml:space="preserve"> por ter linguagens padronizadas e um ambiente de execução para construir aplicativos. O autor ainda diz que só escrever HTML, CSS e JS não é o suficiente para ter um aplicativo no fim, pois o que o Cordova faz é prover uma casca nativa para a aplicação, sendo responsável por subir um </w:t>
      </w:r>
      <w:r w:rsidRPr="2C0CE60F" w:rsidR="007B76CE">
        <w:rPr>
          <w:rFonts w:ascii="Times New Roman" w:hAnsi="Times New Roman" w:eastAsia="Times New Roman" w:cs="Times New Roman"/>
          <w:i w:val="1"/>
          <w:iCs w:val="1"/>
          <w:sz w:val="24"/>
          <w:szCs w:val="24"/>
        </w:rPr>
        <w:t>browser</w:t>
      </w:r>
      <w:r w:rsidRPr="2C0CE60F" w:rsidR="007B76CE">
        <w:rPr>
          <w:rFonts w:ascii="Times New Roman" w:hAnsi="Times New Roman" w:eastAsia="Times New Roman" w:cs="Times New Roman"/>
          <w:sz w:val="24"/>
          <w:szCs w:val="24"/>
        </w:rPr>
        <w:t xml:space="preserve"> que fará a execução do código, ou seja, o papel da tecnologia é apenas criar essa janela de navegador e fazer a comunicação de chamadas de código para acesso de funcionalidades nativas do App.</w:t>
      </w:r>
    </w:p>
    <w:p w:rsidR="00583051" w:rsidP="00C73EBD" w:rsidRDefault="007B76CE" w14:paraId="000000D8"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Phan (2014) relata que o antigo nome do Cordova era Phonegap. Depois de ser comprado pela Adobe, foi doado para a Apache e o nome original da plataforma mudou para Cordova. </w:t>
      </w:r>
    </w:p>
    <w:p w:rsidR="00583051" w:rsidP="00FA1306" w:rsidRDefault="007B76CE" w14:paraId="000000D9" w14:textId="77777777">
      <w:pPr>
        <w:pStyle w:val="titulo4"/>
      </w:pPr>
      <w:bookmarkStart w:name="_heading=h.3o7alnk" w:colFirst="0" w:colLast="0" w:id="42"/>
      <w:bookmarkStart w:name="_Toc43239392" w:id="43"/>
      <w:bookmarkEnd w:id="42"/>
      <w:r>
        <w:lastRenderedPageBreak/>
        <w:t>2.2.1.3 WebView</w:t>
      </w:r>
      <w:bookmarkEnd w:id="43"/>
    </w:p>
    <w:p w:rsidR="00583051" w:rsidP="002744A4" w:rsidRDefault="007B76CE" w14:paraId="000000DA"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Segundo Khanna (2017), cada plataforma mobile nativa tem um componente comum chamado WebView, que nada mais é que um </w:t>
      </w:r>
      <w:r>
        <w:rPr>
          <w:rFonts w:ascii="Times New Roman" w:hAnsi="Times New Roman" w:eastAsia="Times New Roman" w:cs="Times New Roman"/>
          <w:i/>
          <w:sz w:val="24"/>
          <w:szCs w:val="24"/>
        </w:rPr>
        <w:t>browser</w:t>
      </w:r>
      <w:r>
        <w:rPr>
          <w:rFonts w:ascii="Times New Roman" w:hAnsi="Times New Roman" w:eastAsia="Times New Roman" w:cs="Times New Roman"/>
          <w:sz w:val="24"/>
          <w:szCs w:val="24"/>
        </w:rPr>
        <w:t xml:space="preserve"> sem cromo. Esse componente é utilizado para abrir conteúdos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armazenados localmente, por exemplo: páginas HTML, arquivos de CSS e código Javascript.</w:t>
      </w:r>
    </w:p>
    <w:p w:rsidR="00583051" w:rsidP="002744A4" w:rsidRDefault="007B76CE" w14:paraId="000000DB"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Looper (2018), WebView é um browser com configurações mínimas que entrega conteúdo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w:t>
      </w:r>
    </w:p>
    <w:p w:rsidR="00583051" w:rsidP="00FA1306" w:rsidRDefault="007B76CE" w14:paraId="000000DC" w14:textId="77777777">
      <w:pPr>
        <w:pStyle w:val="titulo4"/>
      </w:pPr>
      <w:bookmarkStart w:name="_heading=h.23ckvvd" w:colFirst="0" w:colLast="0" w:id="44"/>
      <w:bookmarkStart w:name="_Toc43239393" w:id="45"/>
      <w:bookmarkEnd w:id="44"/>
      <w:r>
        <w:t>2.2.1.4 Ionic framework</w:t>
      </w:r>
      <w:bookmarkEnd w:id="45"/>
    </w:p>
    <w:p w:rsidR="00583051" w:rsidP="002744A4" w:rsidRDefault="007B76CE" w14:paraId="000000DD"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empresa por que desenvolvedora do Ionic chama-se Drift e já criou outros projetos no passado, como Jetstrap (um construtor de interfaces) e Codiqa, uma ferramenta de arrastar e soltar para construir </w:t>
      </w:r>
      <w:r>
        <w:rPr>
          <w:rFonts w:ascii="Times New Roman" w:hAnsi="Times New Roman" w:eastAsia="Times New Roman" w:cs="Times New Roman"/>
          <w:i/>
          <w:sz w:val="24"/>
          <w:szCs w:val="24"/>
        </w:rPr>
        <w:t>websites</w:t>
      </w:r>
      <w:r>
        <w:rPr>
          <w:rFonts w:ascii="Times New Roman" w:hAnsi="Times New Roman" w:eastAsia="Times New Roman" w:cs="Times New Roman"/>
          <w:sz w:val="24"/>
          <w:szCs w:val="24"/>
        </w:rPr>
        <w:t xml:space="preserve"> móveis. A principal missão da Drift atualmente é ajudar na mudança do desenvolvimento de </w:t>
      </w:r>
      <w:r>
        <w:rPr>
          <w:rFonts w:ascii="Times New Roman" w:hAnsi="Times New Roman" w:eastAsia="Times New Roman" w:cs="Times New Roman"/>
          <w:i/>
          <w:sz w:val="24"/>
          <w:szCs w:val="24"/>
        </w:rPr>
        <w:t>software</w:t>
      </w:r>
      <w:r>
        <w:rPr>
          <w:rFonts w:ascii="Times New Roman" w:hAnsi="Times New Roman" w:eastAsia="Times New Roman" w:cs="Times New Roman"/>
          <w:sz w:val="24"/>
          <w:szCs w:val="24"/>
        </w:rPr>
        <w:t xml:space="preserve"> para a plataforma móvel, especialmente através da melhoria das aplicações híbridas através dos componentes oferecidos no Ionic (Baalen et al. 2015).</w:t>
      </w:r>
    </w:p>
    <w:p w:rsidR="00583051" w:rsidP="002744A4" w:rsidRDefault="007B76CE" w14:paraId="000000DE"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Segundo Griffith (2017), Ionic é o um framework construído com HTML, CSS e JavaScript para o desenvolvimento de aplicações híbridas. A ferramenta ainda segundo o autor é simplesmente uma combinação de tecnologias para construir aplicações móveis mais rápido e mais facilmente. A camada principal da pilha é o próprio framework, provendo a interface do usuário para a aplicação.</w:t>
      </w:r>
    </w:p>
    <w:p w:rsidR="00583051" w:rsidP="002744A4" w:rsidRDefault="007B76CE" w14:paraId="000000DF"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Logo abaixo está o Angular e de acordo com Branas (2014), esse framework faz parte de uma nova geração de bibliotecas que vieram para apoiar o desenvolvimento de aplicações </w:t>
      </w:r>
      <w:r>
        <w:rPr>
          <w:rFonts w:ascii="Times New Roman" w:hAnsi="Times New Roman" w:eastAsia="Times New Roman" w:cs="Times New Roman"/>
          <w:i/>
          <w:sz w:val="24"/>
          <w:szCs w:val="24"/>
        </w:rPr>
        <w:t>webs</w:t>
      </w:r>
      <w:r>
        <w:rPr>
          <w:rFonts w:ascii="Times New Roman" w:hAnsi="Times New Roman" w:eastAsia="Times New Roman" w:cs="Times New Roman"/>
          <w:sz w:val="24"/>
          <w:szCs w:val="24"/>
        </w:rPr>
        <w:t xml:space="preserve"> mais produtivas, flexíveis, testáveis e com uma melhor manutenibilidade (seção 2.2.1.1). A ferramenta utiliza o Apache Cordova, permitindo com que a aplicação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utilize as capacidades nativas do aparelho.</w:t>
      </w:r>
    </w:p>
    <w:p w:rsidR="00583051" w:rsidP="002744A4" w:rsidRDefault="007B76CE" w14:paraId="000000E0"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Segundo Wilken (2016), um aplicativo híbrido é um tipo de app móvel que usa uma janela de browser para mostrar a sua interface. O Ionic é uma combinação de ferramentas para construir aplicativos móveis híbridos usando as mesmas tecnologias usadas para criar </w:t>
      </w:r>
      <w:r>
        <w:rPr>
          <w:rFonts w:ascii="Times New Roman" w:hAnsi="Times New Roman" w:eastAsia="Times New Roman" w:cs="Times New Roman"/>
          <w:i/>
          <w:sz w:val="24"/>
          <w:szCs w:val="24"/>
        </w:rPr>
        <w:t>Web Services</w:t>
      </w:r>
      <w:r>
        <w:rPr>
          <w:rFonts w:ascii="Times New Roman" w:hAnsi="Times New Roman" w:eastAsia="Times New Roman" w:cs="Times New Roman"/>
          <w:sz w:val="24"/>
          <w:szCs w:val="24"/>
        </w:rPr>
        <w:t xml:space="preserve"> e </w:t>
      </w:r>
      <w:r>
        <w:rPr>
          <w:rFonts w:ascii="Times New Roman" w:hAnsi="Times New Roman" w:eastAsia="Times New Roman" w:cs="Times New Roman"/>
          <w:i/>
          <w:sz w:val="24"/>
          <w:szCs w:val="24"/>
        </w:rPr>
        <w:t xml:space="preserve">Web Applications </w:t>
      </w:r>
      <w:r>
        <w:rPr>
          <w:rFonts w:ascii="Times New Roman" w:hAnsi="Times New Roman" w:eastAsia="Times New Roman" w:cs="Times New Roman"/>
          <w:sz w:val="24"/>
          <w:szCs w:val="24"/>
        </w:rPr>
        <w:t>(seção 2.2.2.2) dentro de um aplicativo nativo através do Cordova.</w:t>
      </w:r>
    </w:p>
    <w:p w:rsidR="00583051" w:rsidP="002744A4" w:rsidRDefault="007B76CE" w14:paraId="000000E2" w14:textId="19256209">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Phan (2018) diz que o Ionic framework possui muitas vantagens sobre os competidores, o autor cita os mesmos como segue:</w:t>
      </w:r>
    </w:p>
    <w:p w:rsidRPr="00324B1B" w:rsidR="00583051" w:rsidP="002744A4" w:rsidRDefault="007B76CE" w14:paraId="000000E3" w14:textId="2D3A6609">
      <w:pPr>
        <w:pStyle w:val="ListParagraph"/>
        <w:numPr>
          <w:ilvl w:val="0"/>
          <w:numId w:val="29"/>
        </w:numPr>
        <w:tabs>
          <w:tab w:val="left" w:pos="567"/>
        </w:tabs>
        <w:spacing w:line="360" w:lineRule="auto"/>
        <w:ind w:left="567" w:right="20"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 xml:space="preserve">O Ionic é baseado no Angular, que é um framework para aplicações </w:t>
      </w:r>
      <w:r w:rsidRPr="00324B1B">
        <w:rPr>
          <w:rFonts w:ascii="Times New Roman" w:hAnsi="Times New Roman" w:eastAsia="Times New Roman" w:cs="Times New Roman"/>
          <w:i/>
          <w:sz w:val="24"/>
          <w:szCs w:val="24"/>
        </w:rPr>
        <w:t>web</w:t>
      </w:r>
      <w:r w:rsidRPr="00324B1B">
        <w:rPr>
          <w:rFonts w:ascii="Times New Roman" w:hAnsi="Times New Roman" w:eastAsia="Times New Roman" w:cs="Times New Roman"/>
          <w:sz w:val="24"/>
          <w:szCs w:val="24"/>
        </w:rPr>
        <w:t xml:space="preserve"> robusto e com uma grande comunidade no universo do desenvolvimento atual;</w:t>
      </w:r>
    </w:p>
    <w:p w:rsidR="00583051" w:rsidP="002744A4" w:rsidRDefault="007B76CE" w14:paraId="000000E4" w14:textId="77777777">
      <w:pPr>
        <w:numPr>
          <w:ilvl w:val="0"/>
          <w:numId w:val="29"/>
        </w:numPr>
        <w:tabs>
          <w:tab w:val="left" w:pos="567"/>
        </w:tabs>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O framework fornece uma lista de componentes de tela que podem ser adaptados de acordo com a necessidade de desenvolvimento, além de serem flexíveis às plataformas;</w:t>
      </w:r>
    </w:p>
    <w:p w:rsidR="00583051" w:rsidP="002744A4" w:rsidRDefault="007B76CE" w14:paraId="000000E5" w14:textId="77777777">
      <w:pPr>
        <w:numPr>
          <w:ilvl w:val="0"/>
          <w:numId w:val="29"/>
        </w:numPr>
        <w:tabs>
          <w:tab w:val="left" w:pos="567"/>
        </w:tabs>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ferramenta é código aberto e possui uma comunidade consolidada de desenvolvedores;</w:t>
      </w:r>
    </w:p>
    <w:p w:rsidR="00583051" w:rsidP="002744A4" w:rsidRDefault="007B76CE" w14:paraId="000000E6" w14:textId="77777777">
      <w:pPr>
        <w:numPr>
          <w:ilvl w:val="0"/>
          <w:numId w:val="29"/>
        </w:numPr>
        <w:tabs>
          <w:tab w:val="left" w:pos="567"/>
        </w:tabs>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Vasta documentação com amostras de código;</w:t>
      </w:r>
    </w:p>
    <w:p w:rsidR="00583051" w:rsidP="002744A4" w:rsidRDefault="007B76CE" w14:paraId="000000E7" w14:textId="77777777">
      <w:pPr>
        <w:numPr>
          <w:ilvl w:val="0"/>
          <w:numId w:val="29"/>
        </w:numPr>
        <w:tabs>
          <w:tab w:val="left" w:pos="567"/>
        </w:tabs>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Fórum que permite uma comunicação diretamente com a equipe do Ionic.</w:t>
      </w:r>
    </w:p>
    <w:p w:rsidR="00583051" w:rsidP="00FA1306" w:rsidRDefault="007B76CE" w14:paraId="000000E8" w14:textId="77777777">
      <w:pPr>
        <w:pStyle w:val="titulo3"/>
        <w:rPr>
          <w:i/>
        </w:rPr>
      </w:pPr>
      <w:bookmarkStart w:name="_heading=h.ihv636" w:colFirst="0" w:colLast="0" w:id="46"/>
      <w:bookmarkStart w:name="_Toc43239394" w:id="47"/>
      <w:bookmarkEnd w:id="46"/>
      <w:r>
        <w:t xml:space="preserve">2.2.2 </w:t>
      </w:r>
      <w:r w:rsidRPr="00FA1306">
        <w:t>Tecnologias</w:t>
      </w:r>
      <w:r>
        <w:t xml:space="preserve"> de desenvolvimento </w:t>
      </w:r>
      <w:r>
        <w:rPr>
          <w:i/>
        </w:rPr>
        <w:t>Backend</w:t>
      </w:r>
      <w:bookmarkEnd w:id="47"/>
    </w:p>
    <w:p w:rsidR="00583051" w:rsidP="002744A4" w:rsidRDefault="007B76CE" w14:paraId="000000E9" w14:textId="77777777">
      <w:pPr>
        <w:tabs>
          <w:tab w:val="left" w:pos="567"/>
        </w:tab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Para Duarte (2017), todo o núcleo de uma aplicação fica longe do usuário, em um servidor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que tratará as requisições de todos os usuários em um único lugar, com um único código fonte. Tal núcleo pode ser escrito em qualquer linguagem de programação desde que o servidor de aplicação a suporte. Atualmente, segundo o autor, existem muitas tecnologias populares para esse tipo de desenvolvimento que permite com que as aplicações sejam dinâmicas no modelo conectado atual. A essa gama de tecnologias cunhou-se o termo </w:t>
      </w:r>
      <w:r>
        <w:rPr>
          <w:rFonts w:ascii="Times New Roman" w:hAnsi="Times New Roman" w:eastAsia="Times New Roman" w:cs="Times New Roman"/>
          <w:i/>
          <w:sz w:val="24"/>
          <w:szCs w:val="24"/>
        </w:rPr>
        <w:t>Backend</w:t>
      </w:r>
      <w:r>
        <w:rPr>
          <w:rFonts w:ascii="Times New Roman" w:hAnsi="Times New Roman" w:eastAsia="Times New Roman" w:cs="Times New Roman"/>
          <w:sz w:val="24"/>
          <w:szCs w:val="24"/>
        </w:rPr>
        <w:t xml:space="preserve"> e a seguir são apresentadas as utilizadas no desenvolvimento da ferramenta deste trabalho.</w:t>
      </w:r>
    </w:p>
    <w:p w:rsidR="00583051" w:rsidP="00F70F15" w:rsidRDefault="007B76CE" w14:paraId="000000EC" w14:textId="54B16AF2">
      <w:pPr>
        <w:pStyle w:val="titulo4"/>
      </w:pPr>
      <w:bookmarkStart w:name="_heading=h.32hioqz" w:colFirst="0" w:colLast="0" w:id="48"/>
      <w:bookmarkStart w:name="_Toc43239395" w:id="49"/>
      <w:bookmarkEnd w:id="48"/>
      <w:r>
        <w:t>2.2.2.1 HTTP</w:t>
      </w:r>
      <w:bookmarkEnd w:id="49"/>
    </w:p>
    <w:p w:rsidR="00583051" w:rsidP="002744A4" w:rsidRDefault="007B76CE" w14:paraId="000000ED"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Segundo Kurose (2010), HTTP é um acrônimo para Protocolo de Transferência de Hipertexto, estes, como pontua Décio (2001), são documentos que podem conter textos, gráficos, vídeos, áudios e também informações embutidas sobre outros documentos enquanto que protocolos são um conjunto de regras que administram os procedimentos para troca de informações. </w:t>
      </w:r>
    </w:p>
    <w:p w:rsidR="00583051" w:rsidP="002744A4" w:rsidRDefault="007B76CE" w14:paraId="000000EE"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conteúdo na internet é armazenado em servidores </w:t>
      </w:r>
      <w:r>
        <w:rPr>
          <w:rFonts w:ascii="Times New Roman" w:hAnsi="Times New Roman" w:eastAsia="Times New Roman" w:cs="Times New Roman"/>
          <w:i/>
          <w:sz w:val="24"/>
          <w:szCs w:val="24"/>
        </w:rPr>
        <w:t>webs</w:t>
      </w:r>
      <w:r>
        <w:rPr>
          <w:rFonts w:ascii="Times New Roman" w:hAnsi="Times New Roman" w:eastAsia="Times New Roman" w:cs="Times New Roman"/>
          <w:sz w:val="24"/>
          <w:szCs w:val="24"/>
        </w:rPr>
        <w:t xml:space="preserve"> que utilizam o protocolo HTTP como porta de entrada e por isso, são comumente chamados de servidores HTTPs. Tais servidores acessam base de dados, retornando os dados obtidos para aplicações que estabelecem uma conexão com o propósito de solicitar dados (aplicações clientes). Juntos, clientes e servidores fazem os componentes básicos da internet. (Gourley e Totty, 2015). </w:t>
      </w:r>
    </w:p>
    <w:p w:rsidR="00583051" w:rsidP="002744A4" w:rsidRDefault="007B76CE" w14:paraId="000000F1" w14:textId="4671277C">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figura 1 abaixo ilustra tal fluxo.</w:t>
      </w:r>
    </w:p>
    <w:p w:rsidR="00F70F15" w:rsidP="0064557C" w:rsidRDefault="00AB54C2" w14:paraId="00E3687E" w14:textId="08250B54">
      <w:pPr>
        <w:pStyle w:val="figuras"/>
        <w:ind w:firstLine="0"/>
      </w:pPr>
      <w:bookmarkStart w:name="_Toc43239472" w:id="50"/>
      <w:r w:rsidR="00AB54C2">
        <w:rPr/>
        <w:t xml:space="preserve">Figura </w:t>
      </w:r>
      <w:r>
        <w:fldChar w:fldCharType="begin"/>
      </w:r>
      <w:r>
        <w:instrText> SEQ Figura \* ARABIC </w:instrText>
      </w:r>
      <w:r>
        <w:fldChar w:fldCharType="separate"/>
      </w:r>
      <w:r w:rsidR="009549CC">
        <w:rPr>
          <w:noProof/>
        </w:rPr>
        <w:t>1</w:t>
      </w:r>
      <w:r>
        <w:fldChar w:fldCharType="end"/>
      </w:r>
      <w:r w:rsidR="00AB54C2">
        <w:rPr/>
        <w:t xml:space="preserve"> - fluxo atual na web</w:t>
      </w:r>
      <w:r w:rsidR="007B76CE">
        <w:rPr>
          <w:noProof/>
          <w:sz w:val="24"/>
          <w:szCs w:val="24"/>
        </w:rPr>
        <w:drawing>
          <wp:inline distT="114300" distB="114300" distL="114300" distR="114300" wp14:anchorId="15F65270" wp14:editId="3140DCC7">
            <wp:extent cx="4448175" cy="999461"/>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462550" cy="1002691"/>
                    </a:xfrm>
                    <a:prstGeom prst="rect">
                      <a:avLst/>
                    </a:prstGeom>
                    <a:ln/>
                  </pic:spPr>
                </pic:pic>
              </a:graphicData>
            </a:graphic>
          </wp:inline>
        </w:drawing>
      </w:r>
      <w:bookmarkEnd w:id="50"/>
    </w:p>
    <w:p w:rsidR="00583051" w:rsidP="0064557C" w:rsidRDefault="007B76CE" w14:paraId="000000F5" w14:textId="20629463">
      <w:pPr>
        <w:pStyle w:val="figuras"/>
        <w:ind w:firstLine="0"/>
      </w:pPr>
      <w:r>
        <w:t>Fonte: Araújo (2019).</w:t>
      </w:r>
    </w:p>
    <w:p w:rsidR="00583051" w:rsidP="002744A4" w:rsidRDefault="007B76CE" w14:paraId="000000F7"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O protocolo é utilizado para transmitir recursos e não apenas arquivos. Um recurso, como enfatiza Décio (2001), é qualquer trecho de informação que possa ser identificado por um URL (</w:t>
      </w:r>
      <w:r>
        <w:rPr>
          <w:rFonts w:ascii="Times New Roman" w:hAnsi="Times New Roman" w:eastAsia="Times New Roman" w:cs="Times New Roman"/>
          <w:i/>
          <w:sz w:val="24"/>
          <w:szCs w:val="24"/>
        </w:rPr>
        <w:t>Uniform Resource Locator</w:t>
      </w:r>
      <w:r>
        <w:rPr>
          <w:rFonts w:ascii="Times New Roman" w:hAnsi="Times New Roman" w:eastAsia="Times New Roman" w:cs="Times New Roman"/>
          <w:sz w:val="24"/>
          <w:szCs w:val="24"/>
        </w:rPr>
        <w:t xml:space="preserve">). O tipo mais comum de recurso é o arquivo, contudo, pode ser uma mídia qualquer, o resultado de uma consulta a um banco de dados que fora gerado dinamicamente e qualquer outro recurso que esteja disponível no servidor. </w:t>
      </w:r>
    </w:p>
    <w:p w:rsidR="00583051" w:rsidP="002744A4" w:rsidRDefault="007B76CE" w14:paraId="000000F8"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Segundo Araújo (2019), toda requisição HTTP possui um verbo e tais verbos são úteis no esclarecimento sobre o que tal requisição almeja realizar. No geral, os verbos mais utilizados são POST, GET, PUT, PATCH e DELETE, que querem dizer respectivamente: criar, ler, alterar (PUT e PATCH) e remover. Ainda segundo o autor, existem muitos outros verbos, contudo não são tão frequentemente utilizados.</w:t>
      </w:r>
    </w:p>
    <w:p w:rsidR="00583051" w:rsidP="002744A4" w:rsidRDefault="007B76CE" w14:paraId="000000F9"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De acordo com Molinari (2016)  todas as respostas HTTPs possuem um </w:t>
      </w:r>
      <w:r>
        <w:rPr>
          <w:rFonts w:ascii="Times New Roman" w:hAnsi="Times New Roman" w:eastAsia="Times New Roman" w:cs="Times New Roman"/>
          <w:i/>
          <w:sz w:val="24"/>
          <w:szCs w:val="24"/>
        </w:rPr>
        <w:t xml:space="preserve">status, </w:t>
      </w:r>
      <w:r>
        <w:rPr>
          <w:rFonts w:ascii="Times New Roman" w:hAnsi="Times New Roman" w:eastAsia="Times New Roman" w:cs="Times New Roman"/>
          <w:sz w:val="24"/>
          <w:szCs w:val="24"/>
        </w:rPr>
        <w:t xml:space="preserve">o autor pontua que  tais status  são formas mais simplificadas de oferecer dicas sobre o que aconteceu na requisição para quem está recebendo a resposta. Existem vários grupos de status, sendo que cada um possui uma classe de números que têm significados diferentes. A tabela 1 ilustra as classes de status mais comuns em um procedimento requisição-resposta na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w:t>
      </w:r>
    </w:p>
    <w:p w:rsidR="00583051" w:rsidRDefault="007B76CE" w14:paraId="000000FA" w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0"/>
          <w:szCs w:val="20"/>
        </w:rPr>
        <w:t>Tabela 1: Classes de status HTTP</w:t>
      </w:r>
    </w:p>
    <w:tbl>
      <w:tblPr>
        <w:tblStyle w:val="a5"/>
        <w:tblW w:w="902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14"/>
        <w:gridCol w:w="4515"/>
      </w:tblGrid>
      <w:tr w:rsidR="00583051" w14:paraId="3F796D71" w14:textId="77777777">
        <w:tc>
          <w:tcPr>
            <w:tcW w:w="4514" w:type="dxa"/>
            <w:tcBorders>
              <w:left w:val="nil"/>
            </w:tcBorders>
            <w:shd w:val="clear" w:color="auto" w:fill="auto"/>
            <w:tcMar>
              <w:top w:w="100" w:type="dxa"/>
              <w:left w:w="100" w:type="dxa"/>
              <w:bottom w:w="100" w:type="dxa"/>
              <w:right w:w="100" w:type="dxa"/>
            </w:tcMar>
          </w:tcPr>
          <w:p w:rsidR="00583051" w:rsidRDefault="007B76CE" w14:paraId="000000FB"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1xx</w:t>
            </w:r>
          </w:p>
        </w:tc>
        <w:tc>
          <w:tcPr>
            <w:tcW w:w="4515" w:type="dxa"/>
            <w:tcBorders>
              <w:right w:val="nil"/>
            </w:tcBorders>
            <w:shd w:val="clear" w:color="auto" w:fill="auto"/>
            <w:tcMar>
              <w:top w:w="100" w:type="dxa"/>
              <w:left w:w="100" w:type="dxa"/>
              <w:bottom w:w="100" w:type="dxa"/>
              <w:right w:w="100" w:type="dxa"/>
            </w:tcMar>
          </w:tcPr>
          <w:p w:rsidR="00583051" w:rsidRDefault="007B76CE" w14:paraId="000000FC"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Informativo, a requisição foi recebida e o processo continua.</w:t>
            </w:r>
          </w:p>
        </w:tc>
      </w:tr>
      <w:tr w:rsidR="00583051" w14:paraId="306851C8" w14:textId="77777777">
        <w:tc>
          <w:tcPr>
            <w:tcW w:w="4514" w:type="dxa"/>
            <w:tcBorders>
              <w:left w:val="nil"/>
            </w:tcBorders>
            <w:shd w:val="clear" w:color="auto" w:fill="auto"/>
            <w:tcMar>
              <w:top w:w="100" w:type="dxa"/>
              <w:left w:w="100" w:type="dxa"/>
              <w:bottom w:w="100" w:type="dxa"/>
              <w:right w:w="100" w:type="dxa"/>
            </w:tcMar>
          </w:tcPr>
          <w:p w:rsidR="00583051" w:rsidRDefault="007B76CE" w14:paraId="000000FD"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2xx</w:t>
            </w:r>
          </w:p>
        </w:tc>
        <w:tc>
          <w:tcPr>
            <w:tcW w:w="4515" w:type="dxa"/>
            <w:tcBorders>
              <w:right w:val="nil"/>
            </w:tcBorders>
            <w:shd w:val="clear" w:color="auto" w:fill="auto"/>
            <w:tcMar>
              <w:top w:w="100" w:type="dxa"/>
              <w:left w:w="100" w:type="dxa"/>
              <w:bottom w:w="100" w:type="dxa"/>
              <w:right w:w="100" w:type="dxa"/>
            </w:tcMar>
          </w:tcPr>
          <w:p w:rsidR="00583051" w:rsidRDefault="007B76CE" w14:paraId="000000FE"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Ocorreu tudo</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certo com a requisição.</w:t>
            </w:r>
          </w:p>
        </w:tc>
      </w:tr>
      <w:tr w:rsidR="00583051" w14:paraId="2D16354E" w14:textId="77777777">
        <w:tc>
          <w:tcPr>
            <w:tcW w:w="4514" w:type="dxa"/>
            <w:tcBorders>
              <w:left w:val="nil"/>
            </w:tcBorders>
            <w:shd w:val="clear" w:color="auto" w:fill="auto"/>
            <w:tcMar>
              <w:top w:w="100" w:type="dxa"/>
              <w:left w:w="100" w:type="dxa"/>
              <w:bottom w:w="100" w:type="dxa"/>
              <w:right w:w="100" w:type="dxa"/>
            </w:tcMar>
          </w:tcPr>
          <w:p w:rsidR="00583051" w:rsidRDefault="007B76CE" w14:paraId="000000FF"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3xx</w:t>
            </w:r>
          </w:p>
        </w:tc>
        <w:tc>
          <w:tcPr>
            <w:tcW w:w="4515" w:type="dxa"/>
            <w:tcBorders>
              <w:right w:val="nil"/>
            </w:tcBorders>
            <w:shd w:val="clear" w:color="auto" w:fill="auto"/>
            <w:tcMar>
              <w:top w:w="100" w:type="dxa"/>
              <w:left w:w="100" w:type="dxa"/>
              <w:bottom w:w="100" w:type="dxa"/>
              <w:right w:w="100" w:type="dxa"/>
            </w:tcMar>
          </w:tcPr>
          <w:p w:rsidR="00583051" w:rsidRDefault="007B76CE" w14:paraId="00000100"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Redirecionamento, alguma ação precisará ser tomada para completar a requisição</w:t>
            </w:r>
          </w:p>
        </w:tc>
      </w:tr>
      <w:tr w:rsidR="00583051" w14:paraId="4807CE66" w14:textId="77777777">
        <w:tc>
          <w:tcPr>
            <w:tcW w:w="4514" w:type="dxa"/>
            <w:tcBorders>
              <w:left w:val="nil"/>
            </w:tcBorders>
            <w:shd w:val="clear" w:color="auto" w:fill="auto"/>
            <w:tcMar>
              <w:top w:w="100" w:type="dxa"/>
              <w:left w:w="100" w:type="dxa"/>
              <w:bottom w:w="100" w:type="dxa"/>
              <w:right w:w="100" w:type="dxa"/>
            </w:tcMar>
          </w:tcPr>
          <w:p w:rsidR="00583051" w:rsidRDefault="007B76CE" w14:paraId="00000101"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4xx</w:t>
            </w:r>
          </w:p>
        </w:tc>
        <w:tc>
          <w:tcPr>
            <w:tcW w:w="4515" w:type="dxa"/>
            <w:tcBorders>
              <w:right w:val="nil"/>
            </w:tcBorders>
            <w:shd w:val="clear" w:color="auto" w:fill="auto"/>
            <w:tcMar>
              <w:top w:w="100" w:type="dxa"/>
              <w:left w:w="100" w:type="dxa"/>
              <w:bottom w:w="100" w:type="dxa"/>
              <w:right w:w="100" w:type="dxa"/>
            </w:tcMar>
          </w:tcPr>
          <w:p w:rsidR="00583051" w:rsidRDefault="007B76CE" w14:paraId="00000102"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Erro no cliente, possivelmente a requisição foi  mal feita</w:t>
            </w:r>
          </w:p>
        </w:tc>
      </w:tr>
      <w:tr w:rsidR="00583051" w14:paraId="6E85E975" w14:textId="77777777">
        <w:tc>
          <w:tcPr>
            <w:tcW w:w="4514" w:type="dxa"/>
            <w:tcBorders>
              <w:left w:val="nil"/>
            </w:tcBorders>
            <w:shd w:val="clear" w:color="auto" w:fill="auto"/>
            <w:tcMar>
              <w:top w:w="100" w:type="dxa"/>
              <w:left w:w="100" w:type="dxa"/>
              <w:bottom w:w="100" w:type="dxa"/>
              <w:right w:w="100" w:type="dxa"/>
            </w:tcMar>
          </w:tcPr>
          <w:p w:rsidR="00583051" w:rsidRDefault="007B76CE" w14:paraId="00000103"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5xx</w:t>
            </w:r>
          </w:p>
        </w:tc>
        <w:tc>
          <w:tcPr>
            <w:tcW w:w="4515" w:type="dxa"/>
            <w:tcBorders>
              <w:right w:val="nil"/>
            </w:tcBorders>
            <w:shd w:val="clear" w:color="auto" w:fill="auto"/>
            <w:tcMar>
              <w:top w:w="100" w:type="dxa"/>
              <w:left w:w="100" w:type="dxa"/>
              <w:bottom w:w="100" w:type="dxa"/>
              <w:right w:w="100" w:type="dxa"/>
            </w:tcMar>
          </w:tcPr>
          <w:p w:rsidR="00583051" w:rsidRDefault="007B76CE" w14:paraId="00000104"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Erro no servidor, a requisição parece válida,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mas o servidor não consegue processar.</w:t>
            </w:r>
          </w:p>
        </w:tc>
      </w:tr>
    </w:tbl>
    <w:p w:rsidR="00583051" w:rsidP="00303806" w:rsidRDefault="007B76CE" w14:paraId="00000105" w14:textId="77777777">
      <w:pPr>
        <w:pStyle w:val="figuras"/>
      </w:pPr>
      <w:r>
        <w:t>Fonte: Molinari (2016).</w:t>
      </w:r>
    </w:p>
    <w:p w:rsidR="00583051" w:rsidRDefault="00583051" w14:paraId="00000106" w14:textId="77777777">
      <w:pPr>
        <w:spacing w:line="360" w:lineRule="auto"/>
        <w:jc w:val="both"/>
        <w:rPr>
          <w:rFonts w:ascii="Times New Roman" w:hAnsi="Times New Roman" w:eastAsia="Times New Roman" w:cs="Times New Roman"/>
          <w:sz w:val="24"/>
          <w:szCs w:val="24"/>
        </w:rPr>
      </w:pPr>
    </w:p>
    <w:p w:rsidR="00583051" w:rsidP="00DC0355" w:rsidRDefault="007B76CE" w14:paraId="00000107"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Todos os detalhes sobre os status apresentados e os vários outros disponíveis para utilização estão descritos na</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RFC 7231, que pode ser usada como</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referência, caso necessário.</w:t>
      </w:r>
    </w:p>
    <w:p w:rsidR="00583051" w:rsidP="00DC0355" w:rsidRDefault="007B76CE" w14:paraId="00000108"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HTTP, como pontua Stallings (2005) foi desenvolvido para  ser usado na Internet,  embora seu  desenho definitivo permita que  ele  possa ser usado  em outras  formas de  aplicação. O autor ainda pontua uma das principais características do protocolo: sem estado (termo conhecido como </w:t>
      </w:r>
      <w:r>
        <w:rPr>
          <w:rFonts w:ascii="Times New Roman" w:hAnsi="Times New Roman" w:eastAsia="Times New Roman" w:cs="Times New Roman"/>
          <w:i/>
          <w:sz w:val="24"/>
          <w:szCs w:val="24"/>
        </w:rPr>
        <w:t>stateless</w:t>
      </w:r>
      <w:r>
        <w:rPr>
          <w:rFonts w:ascii="Times New Roman" w:hAnsi="Times New Roman" w:eastAsia="Times New Roman" w:cs="Times New Roman"/>
          <w:sz w:val="24"/>
          <w:szCs w:val="24"/>
        </w:rPr>
        <w:t xml:space="preserve">), ou seja, cada comunicação é tratada independentemente da </w:t>
      </w:r>
      <w:r>
        <w:rPr>
          <w:rFonts w:ascii="Times New Roman" w:hAnsi="Times New Roman" w:eastAsia="Times New Roman" w:cs="Times New Roman"/>
          <w:sz w:val="24"/>
          <w:szCs w:val="24"/>
        </w:rPr>
        <w:lastRenderedPageBreak/>
        <w:t>anterior. Por conta disso, tecnologias como JWT (</w:t>
      </w:r>
      <w:r>
        <w:rPr>
          <w:rFonts w:ascii="Times New Roman" w:hAnsi="Times New Roman" w:eastAsia="Times New Roman" w:cs="Times New Roman"/>
          <w:i/>
          <w:sz w:val="24"/>
          <w:szCs w:val="24"/>
        </w:rPr>
        <w:t>Json Web Tokens</w:t>
      </w:r>
      <w:r>
        <w:rPr>
          <w:rFonts w:ascii="Times New Roman" w:hAnsi="Times New Roman" w:eastAsia="Times New Roman" w:cs="Times New Roman"/>
          <w:sz w:val="24"/>
          <w:szCs w:val="24"/>
        </w:rPr>
        <w:t xml:space="preserve">) e </w:t>
      </w:r>
      <w:r>
        <w:rPr>
          <w:rFonts w:ascii="Times New Roman" w:hAnsi="Times New Roman" w:eastAsia="Times New Roman" w:cs="Times New Roman"/>
          <w:i/>
          <w:sz w:val="24"/>
          <w:szCs w:val="24"/>
        </w:rPr>
        <w:t>cookies</w:t>
      </w:r>
      <w:r>
        <w:rPr>
          <w:rFonts w:ascii="Times New Roman" w:hAnsi="Times New Roman" w:eastAsia="Times New Roman" w:cs="Times New Roman"/>
          <w:sz w:val="24"/>
          <w:szCs w:val="24"/>
        </w:rPr>
        <w:t xml:space="preserve"> de sessão são implementados como meios de autenticação, isso é, porquê o protocolo nem o servidor guardam estados, o cliente precisa obter um algo a ser enviado em todas as futuras requisições, informando assim, que já autenticou-se anteriormente.</w:t>
      </w:r>
    </w:p>
    <w:p w:rsidR="00583051" w:rsidP="00FA1306" w:rsidRDefault="007B76CE" w14:paraId="00000109" w14:textId="77777777">
      <w:pPr>
        <w:pStyle w:val="titulo4"/>
      </w:pPr>
      <w:bookmarkStart w:name="_heading=h.1hmsyys" w:colFirst="0" w:colLast="0" w:id="51"/>
      <w:bookmarkStart w:name="_Toc43239396" w:id="52"/>
      <w:bookmarkEnd w:id="51"/>
      <w:r>
        <w:t xml:space="preserve">2.2.2.2 Serviços </w:t>
      </w:r>
      <w:r>
        <w:rPr>
          <w:i/>
        </w:rPr>
        <w:t>Web</w:t>
      </w:r>
      <w:bookmarkEnd w:id="52"/>
      <w:r>
        <w:t xml:space="preserve"> </w:t>
      </w:r>
    </w:p>
    <w:p w:rsidR="00583051" w:rsidP="00201CAF" w:rsidRDefault="007B76CE" w14:paraId="0000010A"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“Em termos técnicos, um serviço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nada mais é que um </w:t>
      </w:r>
      <w:r>
        <w:rPr>
          <w:rFonts w:ascii="Times New Roman" w:hAnsi="Times New Roman" w:eastAsia="Times New Roman" w:cs="Times New Roman"/>
          <w:i/>
          <w:sz w:val="24"/>
          <w:szCs w:val="24"/>
        </w:rPr>
        <w:t>software</w:t>
      </w:r>
      <w:r>
        <w:rPr>
          <w:rFonts w:ascii="Times New Roman" w:hAnsi="Times New Roman" w:eastAsia="Times New Roman" w:cs="Times New Roman"/>
          <w:sz w:val="24"/>
          <w:szCs w:val="24"/>
        </w:rPr>
        <w:t xml:space="preserve"> distribuído cujos componentes podem ser acessados em qualquer dispositivo físico autenticado.” (KALIN, 2013).</w:t>
      </w:r>
    </w:p>
    <w:p w:rsidR="00583051" w:rsidP="00201CAF" w:rsidRDefault="007B76CE" w14:paraId="0000010B" w14:textId="77777777">
      <w:pPr>
        <w:spacing w:line="360" w:lineRule="auto"/>
        <w:ind w:firstLine="567"/>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sz w:val="24"/>
          <w:szCs w:val="24"/>
        </w:rPr>
        <w:t xml:space="preserve">Segundo Saudate (2014), cada </w:t>
      </w:r>
      <w:r>
        <w:rPr>
          <w:rFonts w:ascii="Times New Roman" w:hAnsi="Times New Roman" w:eastAsia="Times New Roman" w:cs="Times New Roman"/>
          <w:sz w:val="24"/>
          <w:szCs w:val="24"/>
          <w:highlight w:val="white"/>
        </w:rPr>
        <w:t xml:space="preserve">vez mais, sistemas corporativos exigem o reaproveitamento de funcionalidades, e consequentemente a integração entre diferentes sistemas se torna uma realidade. Essa é uma tendência natural das arquiteturas modernas. O autor pontua que </w:t>
      </w:r>
      <w:r>
        <w:rPr>
          <w:rFonts w:ascii="Times New Roman" w:hAnsi="Times New Roman" w:eastAsia="Times New Roman" w:cs="Times New Roman"/>
          <w:sz w:val="24"/>
          <w:szCs w:val="24"/>
        </w:rPr>
        <w:t xml:space="preserve">é muito comum uma aplicação, digamos A, acessar outra, digamos B, para buscar dados específicos. Como por exemplo: Ao digitar um CEP em um formulário, precisa-se buscar o respectivo endereço do mesmo, para isso, geralmente acessa-se um serviço com </w:t>
      </w:r>
      <w:r>
        <w:rPr>
          <w:rFonts w:ascii="Times New Roman" w:hAnsi="Times New Roman" w:eastAsia="Times New Roman" w:cs="Times New Roman"/>
          <w:i/>
          <w:sz w:val="24"/>
          <w:szCs w:val="24"/>
        </w:rPr>
        <w:t xml:space="preserve">expertise </w:t>
      </w:r>
      <w:r>
        <w:rPr>
          <w:rFonts w:ascii="Times New Roman" w:hAnsi="Times New Roman" w:eastAsia="Times New Roman" w:cs="Times New Roman"/>
          <w:sz w:val="24"/>
          <w:szCs w:val="24"/>
        </w:rPr>
        <w:t xml:space="preserve">de dado um CEP, encontrar seu respectivo endereço. Esses cenários comuns tornam o serviços na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muito importantes atualmente, afinal são </w:t>
      </w:r>
      <w:r>
        <w:rPr>
          <w:rFonts w:ascii="Times New Roman" w:hAnsi="Times New Roman" w:eastAsia="Times New Roman" w:cs="Times New Roman"/>
          <w:color w:val="111111"/>
          <w:sz w:val="24"/>
          <w:szCs w:val="24"/>
          <w:highlight w:val="white"/>
        </w:rPr>
        <w:t>uma solução prática e de baixo custo para solucionar a incompatibilidade de sistemas e garantir a sua comunicação. Estes permitem ligar diferentes aplicações que integram um sistema, ultrapassando barreiras como o tipo de plataforma ou linguagens de programação utilizadas.</w:t>
      </w:r>
    </w:p>
    <w:p w:rsidR="00583051" w:rsidP="00201CAF" w:rsidRDefault="007B76CE" w14:paraId="0000010C" w14:textId="77777777">
      <w:pPr>
        <w:spacing w:line="360" w:lineRule="auto"/>
        <w:ind w:firstLine="567"/>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 xml:space="preserve">Gourley e Totty (2015) informam que os sistemas, por não serem construídos com a mesma tecnologia, precisam se integrar através de um padrão de comunicação, também conhecido como protocolo. O protocolo usado atualmente entre serviços na </w:t>
      </w:r>
      <w:r>
        <w:rPr>
          <w:rFonts w:ascii="Times New Roman" w:hAnsi="Times New Roman" w:eastAsia="Times New Roman" w:cs="Times New Roman"/>
          <w:i/>
          <w:color w:val="111111"/>
          <w:sz w:val="24"/>
          <w:szCs w:val="24"/>
          <w:highlight w:val="white"/>
        </w:rPr>
        <w:t>web</w:t>
      </w:r>
      <w:r>
        <w:rPr>
          <w:rFonts w:ascii="Times New Roman" w:hAnsi="Times New Roman" w:eastAsia="Times New Roman" w:cs="Times New Roman"/>
          <w:color w:val="111111"/>
          <w:sz w:val="24"/>
          <w:szCs w:val="24"/>
          <w:highlight w:val="white"/>
        </w:rPr>
        <w:t xml:space="preserve"> como dito na seção </w:t>
      </w:r>
      <w:r>
        <w:rPr>
          <w:rFonts w:ascii="Times New Roman" w:hAnsi="Times New Roman" w:eastAsia="Times New Roman" w:cs="Times New Roman"/>
          <w:sz w:val="24"/>
          <w:szCs w:val="24"/>
        </w:rPr>
        <w:t>2.2.2.1</w:t>
      </w:r>
      <w:r>
        <w:rPr>
          <w:rFonts w:ascii="Times New Roman" w:hAnsi="Times New Roman" w:eastAsia="Times New Roman" w:cs="Times New Roman"/>
          <w:color w:val="111111"/>
          <w:sz w:val="24"/>
          <w:szCs w:val="24"/>
          <w:highlight w:val="white"/>
        </w:rPr>
        <w:t xml:space="preserve"> é o HTTP.</w:t>
      </w:r>
    </w:p>
    <w:p w:rsidR="00583051" w:rsidP="00201CAF" w:rsidRDefault="007B76CE" w14:paraId="0000010D" w14:textId="37194646">
      <w:pPr>
        <w:spacing w:line="360" w:lineRule="auto"/>
        <w:ind w:firstLine="567"/>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 xml:space="preserve">Concluindo, ressalta-se que todo serviço na </w:t>
      </w:r>
      <w:r>
        <w:rPr>
          <w:rFonts w:ascii="Times New Roman" w:hAnsi="Times New Roman" w:eastAsia="Times New Roman" w:cs="Times New Roman"/>
          <w:i/>
          <w:color w:val="111111"/>
          <w:sz w:val="24"/>
          <w:szCs w:val="24"/>
          <w:highlight w:val="white"/>
        </w:rPr>
        <w:t>web</w:t>
      </w:r>
      <w:r>
        <w:rPr>
          <w:rFonts w:ascii="Times New Roman" w:hAnsi="Times New Roman" w:eastAsia="Times New Roman" w:cs="Times New Roman"/>
          <w:color w:val="111111"/>
          <w:sz w:val="24"/>
          <w:szCs w:val="24"/>
          <w:highlight w:val="white"/>
        </w:rPr>
        <w:t xml:space="preserve"> é a representação lógica de repetidas ações de negócio que possuem um resultado específico, tais como: Obter a previsão do tempo de uma cidade, acessar preço de ações de um mercado, atualizar um registro de algum cliente, obter dados para relatórios, etc. Tais serviços funcionam como uma caixa preta, isto é, uma camada de abstração para o cliente que está consumindo (SUBRAMANIAN e PETHURU, 2019). </w:t>
      </w:r>
    </w:p>
    <w:p w:rsidR="00583051" w:rsidP="00FA1306" w:rsidRDefault="007B76CE" w14:paraId="0000010E" w14:textId="77777777">
      <w:pPr>
        <w:pStyle w:val="titulo4"/>
      </w:pPr>
      <w:bookmarkStart w:name="_heading=h.41mghml" w:colFirst="0" w:colLast="0" w:id="53"/>
      <w:bookmarkStart w:name="_Toc43239397" w:id="54"/>
      <w:bookmarkEnd w:id="53"/>
      <w:r>
        <w:t>2.2.2.3 Java</w:t>
      </w:r>
      <w:bookmarkEnd w:id="54"/>
    </w:p>
    <w:p w:rsidR="00583051" w:rsidP="00201CAF" w:rsidRDefault="007B76CE" w14:paraId="0000010F" w14:textId="77777777">
      <w:pPr>
        <w:spacing w:line="360" w:lineRule="auto"/>
        <w:ind w:firstLine="567"/>
        <w:jc w:val="both"/>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Pr>
        <w:t xml:space="preserve">Como pontua Herbert (2015), a linguagem foi concebida por James Gosling, Patrick Naughton, Chris Warth, Ed Frank e Mike Sheridan na </w:t>
      </w:r>
      <w:r>
        <w:rPr>
          <w:rFonts w:ascii="Times New Roman" w:hAnsi="Times New Roman" w:eastAsia="Times New Roman" w:cs="Times New Roman"/>
          <w:i/>
          <w:color w:val="111111"/>
          <w:sz w:val="24"/>
          <w:szCs w:val="24"/>
        </w:rPr>
        <w:t>Sun Microsystems</w:t>
      </w:r>
      <w:r>
        <w:rPr>
          <w:rFonts w:ascii="Times New Roman" w:hAnsi="Times New Roman" w:eastAsia="Times New Roman" w:cs="Times New Roman"/>
          <w:color w:val="111111"/>
          <w:sz w:val="24"/>
          <w:szCs w:val="24"/>
        </w:rPr>
        <w:t xml:space="preserve">, em 1991. No início, </w:t>
      </w:r>
      <w:r>
        <w:rPr>
          <w:rFonts w:ascii="Times New Roman" w:hAnsi="Times New Roman" w:eastAsia="Times New Roman" w:cs="Times New Roman"/>
          <w:color w:val="111111"/>
          <w:sz w:val="24"/>
          <w:szCs w:val="24"/>
        </w:rPr>
        <w:lastRenderedPageBreak/>
        <w:t xml:space="preserve">a linguagem se chamava “Oak”, mas foi renomeada como “Java” em 1995. Herbert ainda pontua que a motivação original da linguagem não foi a internet, mas sim a necessidade de uma linguagem independente de plataforma. O problema da época era o seguinte: Se a empresa precisa-se desenvolver um </w:t>
      </w:r>
      <w:r>
        <w:rPr>
          <w:rFonts w:ascii="Times New Roman" w:hAnsi="Times New Roman" w:eastAsia="Times New Roman" w:cs="Times New Roman"/>
          <w:i/>
          <w:color w:val="111111"/>
          <w:sz w:val="24"/>
          <w:szCs w:val="24"/>
        </w:rPr>
        <w:t>software</w:t>
      </w:r>
      <w:r>
        <w:rPr>
          <w:rFonts w:ascii="Times New Roman" w:hAnsi="Times New Roman" w:eastAsia="Times New Roman" w:cs="Times New Roman"/>
          <w:color w:val="111111"/>
          <w:sz w:val="24"/>
          <w:szCs w:val="24"/>
        </w:rPr>
        <w:t xml:space="preserve"> para operar em duas máquinas com sistemas operacionais distintos, por exemplo uma executando Linux e outra Windows, teria que desenvolver dois executáveis - um para cada plataforma. </w:t>
      </w:r>
    </w:p>
    <w:p w:rsidR="00583051" w:rsidP="00201CAF" w:rsidRDefault="007B76CE" w14:paraId="00000110" w14:textId="77777777">
      <w:pPr>
        <w:spacing w:line="360" w:lineRule="auto"/>
        <w:ind w:firstLine="567"/>
        <w:jc w:val="both"/>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Pr>
        <w:t>Deitel</w:t>
      </w:r>
      <w:r>
        <w:rPr>
          <w:rFonts w:ascii="Times New Roman" w:hAnsi="Times New Roman" w:eastAsia="Times New Roman" w:cs="Times New Roman"/>
          <w:color w:val="111111"/>
          <w:sz w:val="24"/>
          <w:szCs w:val="24"/>
          <w:highlight w:val="white"/>
        </w:rPr>
        <w:t xml:space="preserve"> e </w:t>
      </w:r>
      <w:r>
        <w:rPr>
          <w:rFonts w:ascii="Times New Roman" w:hAnsi="Times New Roman" w:eastAsia="Times New Roman" w:cs="Times New Roman"/>
          <w:color w:val="111111"/>
          <w:sz w:val="24"/>
          <w:szCs w:val="24"/>
        </w:rPr>
        <w:t>Harvey</w:t>
      </w:r>
      <w:r>
        <w:rPr>
          <w:rFonts w:ascii="Times New Roman" w:hAnsi="Times New Roman" w:eastAsia="Times New Roman" w:cs="Times New Roman"/>
          <w:color w:val="111111"/>
          <w:sz w:val="24"/>
          <w:szCs w:val="24"/>
          <w:highlight w:val="white"/>
        </w:rPr>
        <w:t xml:space="preserve"> (2017) são incisivos ao</w:t>
      </w:r>
      <w:r>
        <w:rPr>
          <w:rFonts w:ascii="Times New Roman" w:hAnsi="Times New Roman" w:eastAsia="Times New Roman" w:cs="Times New Roman"/>
          <w:color w:val="111111"/>
          <w:sz w:val="24"/>
          <w:szCs w:val="24"/>
        </w:rPr>
        <w:t xml:space="preserve"> afirmar que a principal característica do Java é ser capaz de escrever programas que podem ser executados em uma grande variedade de sistemas computacionais e dispositivos controlados por computador. </w:t>
      </w:r>
      <w:r>
        <w:rPr>
          <w:rFonts w:ascii="Times New Roman" w:hAnsi="Times New Roman" w:eastAsia="Times New Roman" w:cs="Times New Roman"/>
          <w:color w:val="111111"/>
          <w:sz w:val="24"/>
          <w:szCs w:val="24"/>
        </w:rPr>
        <w:tab/>
      </w:r>
      <w:r>
        <w:rPr>
          <w:rFonts w:ascii="Times New Roman" w:hAnsi="Times New Roman" w:eastAsia="Times New Roman" w:cs="Times New Roman"/>
          <w:color w:val="111111"/>
          <w:sz w:val="24"/>
          <w:szCs w:val="24"/>
        </w:rPr>
        <w:t xml:space="preserve">Uma das principais diferenças entre a plataforma Java e as demais linguagens existentes na época é que o Java é executado sobre uma JVM, ou </w:t>
      </w:r>
      <w:r>
        <w:rPr>
          <w:rFonts w:ascii="Times New Roman" w:hAnsi="Times New Roman" w:eastAsia="Times New Roman" w:cs="Times New Roman"/>
          <w:i/>
          <w:color w:val="111111"/>
          <w:sz w:val="24"/>
          <w:szCs w:val="24"/>
        </w:rPr>
        <w:t>Java Virtual Machine</w:t>
      </w:r>
      <w:r>
        <w:rPr>
          <w:rFonts w:ascii="Times New Roman" w:hAnsi="Times New Roman" w:eastAsia="Times New Roman" w:cs="Times New Roman"/>
          <w:color w:val="111111"/>
          <w:sz w:val="24"/>
          <w:szCs w:val="24"/>
        </w:rPr>
        <w:t xml:space="preserve">. Qualquer plataforma de </w:t>
      </w:r>
      <w:r>
        <w:rPr>
          <w:rFonts w:ascii="Times New Roman" w:hAnsi="Times New Roman" w:eastAsia="Times New Roman" w:cs="Times New Roman"/>
          <w:i/>
          <w:color w:val="111111"/>
          <w:sz w:val="24"/>
          <w:szCs w:val="24"/>
        </w:rPr>
        <w:t xml:space="preserve">hardware </w:t>
      </w:r>
      <w:r>
        <w:rPr>
          <w:rFonts w:ascii="Times New Roman" w:hAnsi="Times New Roman" w:eastAsia="Times New Roman" w:cs="Times New Roman"/>
          <w:color w:val="111111"/>
          <w:sz w:val="24"/>
          <w:szCs w:val="24"/>
        </w:rPr>
        <w:t xml:space="preserve">ou equipamento eletrônico que possa executar uma máquina virtual conseguirá executar o Java. Dado essa característica da linguagem, o </w:t>
      </w:r>
      <w:r>
        <w:rPr>
          <w:rFonts w:ascii="Times New Roman" w:hAnsi="Times New Roman" w:eastAsia="Times New Roman" w:cs="Times New Roman"/>
          <w:i/>
          <w:color w:val="111111"/>
          <w:sz w:val="24"/>
          <w:szCs w:val="24"/>
        </w:rPr>
        <w:t xml:space="preserve">slogan </w:t>
      </w:r>
      <w:r>
        <w:rPr>
          <w:rFonts w:ascii="Times New Roman" w:hAnsi="Times New Roman" w:eastAsia="Times New Roman" w:cs="Times New Roman"/>
          <w:color w:val="111111"/>
          <w:sz w:val="24"/>
          <w:szCs w:val="24"/>
        </w:rPr>
        <w:t>da mesma é: “Escreva uma vez, execute em qualquer lugar” (LUCKOW, D. H; MELO, A. A, 2010).</w:t>
      </w:r>
    </w:p>
    <w:p w:rsidR="00583051" w:rsidP="00201CAF" w:rsidRDefault="007B76CE" w14:paraId="00000111"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color w:val="111111"/>
          <w:sz w:val="24"/>
          <w:szCs w:val="24"/>
        </w:rPr>
        <w:t xml:space="preserve">“Por uma feliz casualidade, a </w:t>
      </w:r>
      <w:r>
        <w:rPr>
          <w:rFonts w:ascii="Times New Roman" w:hAnsi="Times New Roman" w:eastAsia="Times New Roman" w:cs="Times New Roman"/>
          <w:i/>
          <w:color w:val="111111"/>
          <w:sz w:val="24"/>
          <w:szCs w:val="24"/>
        </w:rPr>
        <w:t>web</w:t>
      </w:r>
      <w:r>
        <w:rPr>
          <w:rFonts w:ascii="Times New Roman" w:hAnsi="Times New Roman" w:eastAsia="Times New Roman" w:cs="Times New Roman"/>
          <w:color w:val="111111"/>
          <w:sz w:val="24"/>
          <w:szCs w:val="24"/>
        </w:rPr>
        <w:t xml:space="preserve"> explodiu em popularidade em 1993 e a Sun viu o potencial de utilizar o Java - que até então era conhecido como Oak - para adicionar conteúdo dinâmico às páginas </w:t>
      </w:r>
      <w:r>
        <w:rPr>
          <w:rFonts w:ascii="Times New Roman" w:hAnsi="Times New Roman" w:eastAsia="Times New Roman" w:cs="Times New Roman"/>
          <w:i/>
          <w:color w:val="111111"/>
          <w:sz w:val="24"/>
          <w:szCs w:val="24"/>
        </w:rPr>
        <w:t>web</w:t>
      </w:r>
      <w:r>
        <w:rPr>
          <w:rFonts w:ascii="Times New Roman" w:hAnsi="Times New Roman" w:eastAsia="Times New Roman" w:cs="Times New Roman"/>
          <w:color w:val="111111"/>
          <w:sz w:val="24"/>
          <w:szCs w:val="24"/>
        </w:rPr>
        <w:t xml:space="preserve">. Atualmente, a linguagem é utilizada para desenvolver aplicativos corporativos de grande porte, bem como aprimorar e desenvolver servidores </w:t>
      </w:r>
      <w:r>
        <w:rPr>
          <w:rFonts w:ascii="Times New Roman" w:hAnsi="Times New Roman" w:eastAsia="Times New Roman" w:cs="Times New Roman"/>
          <w:i/>
          <w:color w:val="111111"/>
          <w:sz w:val="24"/>
          <w:szCs w:val="24"/>
        </w:rPr>
        <w:t>web</w:t>
      </w:r>
      <w:r>
        <w:rPr>
          <w:rFonts w:ascii="Times New Roman" w:hAnsi="Times New Roman" w:eastAsia="Times New Roman" w:cs="Times New Roman"/>
          <w:color w:val="111111"/>
          <w:sz w:val="24"/>
          <w:szCs w:val="24"/>
        </w:rPr>
        <w:t xml:space="preserve">” </w:t>
      </w:r>
      <w:r>
        <w:rPr>
          <w:rFonts w:ascii="Times New Roman" w:hAnsi="Times New Roman" w:eastAsia="Times New Roman" w:cs="Times New Roman"/>
          <w:color w:val="111111"/>
          <w:sz w:val="24"/>
          <w:szCs w:val="24"/>
          <w:highlight w:val="white"/>
        </w:rPr>
        <w:t xml:space="preserve">(DEITEL; </w:t>
      </w:r>
      <w:r>
        <w:rPr>
          <w:rFonts w:ascii="Times New Roman" w:hAnsi="Times New Roman" w:eastAsia="Times New Roman" w:cs="Times New Roman"/>
          <w:color w:val="111111"/>
          <w:sz w:val="24"/>
          <w:szCs w:val="24"/>
        </w:rPr>
        <w:t>HARVEY</w:t>
      </w:r>
      <w:r>
        <w:rPr>
          <w:rFonts w:ascii="Times New Roman" w:hAnsi="Times New Roman" w:eastAsia="Times New Roman" w:cs="Times New Roman"/>
          <w:color w:val="111111"/>
          <w:sz w:val="24"/>
          <w:szCs w:val="24"/>
          <w:highlight w:val="white"/>
        </w:rPr>
        <w:t>, 2017).</w:t>
      </w:r>
    </w:p>
    <w:p w:rsidR="00583051" w:rsidP="00FA1306" w:rsidRDefault="007B76CE" w14:paraId="00000112" w14:textId="77777777">
      <w:pPr>
        <w:pStyle w:val="titulo4"/>
      </w:pPr>
      <w:bookmarkStart w:name="_heading=h.2grqrue" w:colFirst="0" w:colLast="0" w:id="55"/>
      <w:bookmarkStart w:name="_Toc43239398" w:id="56"/>
      <w:bookmarkEnd w:id="55"/>
      <w:r>
        <w:t>2.2.2.4 Spring Boot</w:t>
      </w:r>
      <w:bookmarkEnd w:id="56"/>
    </w:p>
    <w:p w:rsidR="00583051" w:rsidP="00201CAF" w:rsidRDefault="007B76CE" w14:paraId="00000113"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Segundo Karanam (2019), o Spring vem sendo o framework número um de escolha para o desenvolvimento de aplicações no mundo Java por mais de uma década. O framework tornou-se muito famoso por ser </w:t>
      </w:r>
      <w:r>
        <w:rPr>
          <w:rFonts w:ascii="Times New Roman" w:hAnsi="Times New Roman" w:eastAsia="Times New Roman" w:cs="Times New Roman"/>
          <w:i/>
          <w:sz w:val="24"/>
          <w:szCs w:val="24"/>
        </w:rPr>
        <w:t>open-source</w:t>
      </w:r>
      <w:r>
        <w:rPr>
          <w:rFonts w:ascii="Times New Roman" w:hAnsi="Times New Roman" w:eastAsia="Times New Roman" w:cs="Times New Roman"/>
          <w:sz w:val="24"/>
          <w:szCs w:val="24"/>
        </w:rPr>
        <w:t xml:space="preserve"> e se basear no padrão de projeto denominado inversão de controle (IoC), padrão esse abordado na seção 2.2.3.2 desse capítulo.</w:t>
      </w:r>
    </w:p>
    <w:p w:rsidR="00583051" w:rsidP="00201CAF" w:rsidRDefault="007B76CE" w14:paraId="00000114"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Como pontua Walls (2019),  uma aplicação normalmente é feita de vários componentes, cada qual responsável por uma parte da funcionalidade de toda a aplicação. Quando a aplicação é executada, esses componentes precisam ser criados e integrados, e é nesse ponto que o Spring aparece:  Idealizada por </w:t>
      </w:r>
      <w:r>
        <w:rPr>
          <w:rFonts w:ascii="Times New Roman" w:hAnsi="Times New Roman" w:eastAsia="Times New Roman" w:cs="Times New Roman"/>
          <w:sz w:val="24"/>
          <w:szCs w:val="24"/>
          <w:highlight w:val="white"/>
        </w:rPr>
        <w:t>Rod Johnson, o framework surgiu para aumentar a produtividade e diminuir o acoplamento.</w:t>
      </w:r>
      <w:r>
        <w:rPr>
          <w:rFonts w:ascii="Times New Roman" w:hAnsi="Times New Roman" w:eastAsia="Times New Roman" w:cs="Times New Roman"/>
          <w:sz w:val="24"/>
          <w:szCs w:val="24"/>
        </w:rPr>
        <w:t xml:space="preserve"> </w:t>
      </w:r>
    </w:p>
    <w:p w:rsidR="00583051" w:rsidP="00201CAF" w:rsidRDefault="007B76CE" w14:paraId="00000115"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Porém, de acordo com Boaglio (2017), desde de 2003, o ecossistema do </w:t>
      </w:r>
      <w:r>
        <w:rPr>
          <w:rFonts w:ascii="Times New Roman" w:hAnsi="Times New Roman" w:eastAsia="Times New Roman" w:cs="Times New Roman"/>
          <w:i/>
          <w:sz w:val="24"/>
          <w:szCs w:val="24"/>
        </w:rPr>
        <w:t xml:space="preserve">framework </w:t>
      </w:r>
      <w:r>
        <w:rPr>
          <w:rFonts w:ascii="Times New Roman" w:hAnsi="Times New Roman" w:eastAsia="Times New Roman" w:cs="Times New Roman"/>
          <w:sz w:val="24"/>
          <w:szCs w:val="24"/>
        </w:rPr>
        <w:t xml:space="preserve">cresceu muito e se modularizou, isto é, vários partes com escopos bem definidos foram criados. Por exemplo: Para segurança, existe o Spring Security (Ajuda na implementação de autenticação e verificação de controle de acesso), para acessar e persistir dados, tem-se o Spring </w:t>
      </w:r>
      <w:r>
        <w:rPr>
          <w:rFonts w:ascii="Times New Roman" w:hAnsi="Times New Roman" w:eastAsia="Times New Roman" w:cs="Times New Roman"/>
          <w:sz w:val="24"/>
          <w:szCs w:val="24"/>
        </w:rPr>
        <w:lastRenderedPageBreak/>
        <w:t>Data, para criar processos com data e hora agendados, usa-se o Spring Batch e essa lista é enorme. Esse crescimento todo trouxe alguns problemas: Com muitos módulos, vieram muitas dependências e configurar uma aplicação em Spring já não era tão trivial assim e é então que surge o Spring Boot.</w:t>
      </w:r>
    </w:p>
    <w:p w:rsidR="00583051" w:rsidP="00201CAF" w:rsidRDefault="007B76CE" w14:paraId="00000116"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Spring Boot nasceu em 2014, e a sua ideia inicial veio da necessidade de o Spring </w:t>
      </w:r>
      <w:r>
        <w:rPr>
          <w:rFonts w:ascii="Times New Roman" w:hAnsi="Times New Roman" w:eastAsia="Times New Roman" w:cs="Times New Roman"/>
          <w:i/>
          <w:sz w:val="24"/>
          <w:szCs w:val="24"/>
        </w:rPr>
        <w:t xml:space="preserve">Framework </w:t>
      </w:r>
      <w:r>
        <w:rPr>
          <w:rFonts w:ascii="Times New Roman" w:hAnsi="Times New Roman" w:eastAsia="Times New Roman" w:cs="Times New Roman"/>
          <w:sz w:val="24"/>
          <w:szCs w:val="24"/>
        </w:rPr>
        <w:t xml:space="preserve">ter suporte a servidores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embutidos. A tecnologia, como afirma Rajput (2018), é uma maneira eficiente de criar uma aplicação utilizando os módulos do Spring e colocá-la no ar, funcionando sem depender de um servidor de aplicação previamente instalado na máquina. O objetivo com isso é acelerar e simplificar a parte de desenvolvimento e configuração das aplicações que fazem uso da stack do Spring.</w:t>
      </w:r>
    </w:p>
    <w:p w:rsidR="00583051" w:rsidP="00FA1306" w:rsidRDefault="007B76CE" w14:paraId="00000117" w14:textId="77777777">
      <w:pPr>
        <w:pStyle w:val="titulo4"/>
      </w:pPr>
      <w:bookmarkStart w:name="_heading=h.vx1227" w:colFirst="0" w:colLast="0" w:id="57"/>
      <w:bookmarkStart w:name="_Toc43239399" w:id="58"/>
      <w:bookmarkEnd w:id="57"/>
      <w:r>
        <w:t>2.2.2.5 MySQL</w:t>
      </w:r>
      <w:bookmarkEnd w:id="58"/>
    </w:p>
    <w:p w:rsidR="00583051" w:rsidP="00201CAF" w:rsidRDefault="007B76CE" w14:paraId="00000118" w14:textId="11E7EB13">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 acordo com Date (2003), um sistema de banco de dados é basicamente um sistema computadorizado de manutenção de registros. O banco de dados, por si só, pode ser analogamente considerado como um armário de arquivamento, isto é, um repositório de coleção de dados computadorizados. Os usuários de tais bancos de dados, ainda segundo o autor, podem solicitar que  o mesmo realize diversas operações envolvendo os arquivos persistidos, como: </w:t>
      </w:r>
    </w:p>
    <w:p w:rsidRPr="00324B1B" w:rsidR="00583051" w:rsidP="00201CAF" w:rsidRDefault="007B76CE" w14:paraId="00000119" w14:textId="61F78E8D">
      <w:pPr>
        <w:pStyle w:val="ListParagraph"/>
        <w:numPr>
          <w:ilvl w:val="0"/>
          <w:numId w:val="11"/>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Acrescentar um registro;</w:t>
      </w:r>
    </w:p>
    <w:p w:rsidR="00583051" w:rsidP="00201CAF" w:rsidRDefault="007B76CE" w14:paraId="0000011A" w14:textId="77777777">
      <w:pPr>
        <w:numPr>
          <w:ilvl w:val="0"/>
          <w:numId w:val="1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Inserir dados em arquivos existentes;</w:t>
      </w:r>
    </w:p>
    <w:p w:rsidR="00583051" w:rsidP="00201CAF" w:rsidRDefault="007B76CE" w14:paraId="0000011B" w14:textId="77777777">
      <w:pPr>
        <w:numPr>
          <w:ilvl w:val="0"/>
          <w:numId w:val="1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Buscar dados de arquivos existentes;</w:t>
      </w:r>
    </w:p>
    <w:p w:rsidR="00583051" w:rsidP="00201CAF" w:rsidRDefault="007B76CE" w14:paraId="0000011C" w14:textId="77777777">
      <w:pPr>
        <w:numPr>
          <w:ilvl w:val="0"/>
          <w:numId w:val="1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Excluir dados de arquivos existentes;</w:t>
      </w:r>
    </w:p>
    <w:p w:rsidR="00583051" w:rsidP="00201CAF" w:rsidRDefault="007B76CE" w14:paraId="0000011D" w14:textId="77777777">
      <w:pPr>
        <w:numPr>
          <w:ilvl w:val="0"/>
          <w:numId w:val="1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Alterar dados em arquivos existentes;</w:t>
      </w:r>
    </w:p>
    <w:p w:rsidRPr="00201CAF" w:rsidR="00583051" w:rsidP="00201CAF" w:rsidRDefault="007B76CE" w14:paraId="0000011F" w14:textId="476131DC">
      <w:pPr>
        <w:numPr>
          <w:ilvl w:val="0"/>
          <w:numId w:val="11"/>
        </w:numPr>
        <w:spacing w:line="360" w:lineRule="auto"/>
        <w:ind w:left="567" w:hanging="567"/>
        <w:jc w:val="both"/>
        <w:rPr>
          <w:rFonts w:ascii="Times New Roman" w:hAnsi="Times New Roman" w:eastAsia="Times New Roman" w:cs="Times New Roman"/>
          <w:sz w:val="24"/>
          <w:szCs w:val="24"/>
        </w:rPr>
      </w:pPr>
      <w:r w:rsidRPr="00201CAF">
        <w:rPr>
          <w:rFonts w:ascii="Times New Roman" w:hAnsi="Times New Roman" w:eastAsia="Times New Roman" w:cs="Times New Roman"/>
          <w:sz w:val="24"/>
          <w:szCs w:val="24"/>
        </w:rPr>
        <w:t>Remover arquivos do banco de dados.</w:t>
      </w:r>
    </w:p>
    <w:p w:rsidR="00583051" w:rsidP="00201CAF" w:rsidRDefault="007B76CE" w14:paraId="00000120"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 acordo com Davis e Phillips (2008), MySQL é um banco de dados relacional gratuito criado nos anos 90 para sanar a crescente necessidade dos computadores de gerenciar informações de maneira inteligente.</w:t>
      </w:r>
    </w:p>
    <w:p w:rsidR="00583051" w:rsidP="00201CAF" w:rsidRDefault="007B76CE" w14:paraId="00000121"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Bento (2017) aborda que o MySQL é o banco de dados do tipo relacional, isto é, no qual guardamos informações em estruturas no estilo de tabelas, sendo que cada linha da tabela é um novo registro. O motivo de ser chamado “relacional”, como nos assegura Beighley e Morrison (2010), é porque linhas entre as tabelas se relacionam entre si através de registros identificadores.</w:t>
      </w:r>
    </w:p>
    <w:p w:rsidR="00583051" w:rsidP="00FA1306" w:rsidRDefault="007B76CE" w14:paraId="00000122" w14:textId="77777777">
      <w:pPr>
        <w:pStyle w:val="titulo3"/>
      </w:pPr>
      <w:bookmarkStart w:name="_heading=h.3fwokq0" w:colFirst="0" w:colLast="0" w:id="59"/>
      <w:bookmarkStart w:name="_Toc43239400" w:id="60"/>
      <w:bookmarkEnd w:id="59"/>
      <w:r>
        <w:lastRenderedPageBreak/>
        <w:t xml:space="preserve">2.2.3 Padrões de </w:t>
      </w:r>
      <w:r w:rsidRPr="00FA1306">
        <w:t>projeto</w:t>
      </w:r>
      <w:bookmarkEnd w:id="60"/>
    </w:p>
    <w:p w:rsidR="00583051" w:rsidP="00201CAF" w:rsidRDefault="007B76CE" w14:paraId="00000123"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Freeman </w:t>
      </w:r>
      <w:r>
        <w:rPr>
          <w:rFonts w:ascii="Times New Roman" w:hAnsi="Times New Roman" w:eastAsia="Times New Roman" w:cs="Times New Roman"/>
          <w:sz w:val="24"/>
          <w:szCs w:val="24"/>
          <w:highlight w:val="white"/>
        </w:rPr>
        <w:t xml:space="preserve">et al. (2007) </w:t>
      </w:r>
      <w:r>
        <w:rPr>
          <w:rFonts w:ascii="Times New Roman" w:hAnsi="Times New Roman" w:eastAsia="Times New Roman" w:cs="Times New Roman"/>
          <w:sz w:val="24"/>
          <w:szCs w:val="24"/>
        </w:rPr>
        <w:t xml:space="preserve">diz que padrões de projetos são formas de descrever problemas que acontecem rotineiramente, informando também a solução raiz dos problemas atacados de uma maneira que permite que a solução seja utilizada com a mesma frequência que os seus respectivos problemas aparecem. Gamma </w:t>
      </w:r>
      <w:r>
        <w:rPr>
          <w:rFonts w:ascii="Times New Roman" w:hAnsi="Times New Roman" w:eastAsia="Times New Roman" w:cs="Times New Roman"/>
          <w:sz w:val="24"/>
          <w:szCs w:val="24"/>
          <w:highlight w:val="white"/>
        </w:rPr>
        <w:t xml:space="preserve">et al. (1994) </w:t>
      </w:r>
      <w:r>
        <w:rPr>
          <w:rFonts w:ascii="Times New Roman" w:hAnsi="Times New Roman" w:eastAsia="Times New Roman" w:cs="Times New Roman"/>
          <w:sz w:val="24"/>
          <w:szCs w:val="24"/>
        </w:rPr>
        <w:t>também informa que padrões de projetos ajudam a reutilizar e testar códigos com mais simplicidade.</w:t>
      </w:r>
    </w:p>
    <w:p w:rsidR="00583051" w:rsidP="00201CAF" w:rsidRDefault="007B76CE" w14:paraId="00000124"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seguir são apresentados alguns dos padrões de projetos utilizados neste trabalho.</w:t>
      </w:r>
    </w:p>
    <w:p w:rsidR="00583051" w:rsidP="00FA1306" w:rsidRDefault="007B76CE" w14:paraId="00000125" w14:textId="77777777">
      <w:pPr>
        <w:pStyle w:val="titulo4"/>
      </w:pPr>
      <w:bookmarkStart w:name="_heading=h.1v1yuxt" w:colFirst="0" w:colLast="0" w:id="61"/>
      <w:bookmarkStart w:name="_Toc43239401" w:id="62"/>
      <w:bookmarkEnd w:id="61"/>
      <w:r>
        <w:t>2.2.3.1 Padrão Model View Controller</w:t>
      </w:r>
      <w:bookmarkEnd w:id="62"/>
    </w:p>
    <w:p w:rsidR="00583051" w:rsidP="00201CAF" w:rsidRDefault="007B76CE" w14:paraId="00000126" w14:textId="5B3F2693">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a construção do aplicativo, usou-se como framework de desenvolvimento </w:t>
      </w:r>
      <w:r>
        <w:rPr>
          <w:rFonts w:ascii="Times New Roman" w:hAnsi="Times New Roman" w:eastAsia="Times New Roman" w:cs="Times New Roman"/>
          <w:i/>
          <w:sz w:val="24"/>
          <w:szCs w:val="24"/>
        </w:rPr>
        <w:t>Frontend</w:t>
      </w:r>
      <w:r>
        <w:rPr>
          <w:rFonts w:ascii="Times New Roman" w:hAnsi="Times New Roman" w:eastAsia="Times New Roman" w:cs="Times New Roman"/>
          <w:sz w:val="24"/>
          <w:szCs w:val="24"/>
        </w:rPr>
        <w:t xml:space="preserve"> o Angular (Seção 2.2.1.1) e tal </w:t>
      </w:r>
      <w:r>
        <w:rPr>
          <w:rFonts w:ascii="Times New Roman" w:hAnsi="Times New Roman" w:eastAsia="Times New Roman" w:cs="Times New Roman"/>
          <w:i/>
          <w:sz w:val="24"/>
          <w:szCs w:val="24"/>
        </w:rPr>
        <w:t>framework</w:t>
      </w:r>
      <w:r>
        <w:rPr>
          <w:rFonts w:ascii="Times New Roman" w:hAnsi="Times New Roman" w:eastAsia="Times New Roman" w:cs="Times New Roman"/>
          <w:sz w:val="24"/>
          <w:szCs w:val="24"/>
        </w:rPr>
        <w:t xml:space="preserve"> implementa o padrão aqui explicado.</w:t>
      </w:r>
    </w:p>
    <w:p w:rsidR="00583051" w:rsidP="00201CAF" w:rsidRDefault="007B76CE" w14:paraId="00000127"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MVC é um dos padrões mais citados nos projetos de </w:t>
      </w:r>
      <w:r>
        <w:rPr>
          <w:rFonts w:ascii="Times New Roman" w:hAnsi="Times New Roman" w:eastAsia="Times New Roman" w:cs="Times New Roman"/>
          <w:i/>
          <w:sz w:val="24"/>
          <w:szCs w:val="24"/>
        </w:rPr>
        <w:t>software</w:t>
      </w:r>
      <w:r>
        <w:rPr>
          <w:rFonts w:ascii="Times New Roman" w:hAnsi="Times New Roman" w:eastAsia="Times New Roman" w:cs="Times New Roman"/>
          <w:sz w:val="24"/>
          <w:szCs w:val="24"/>
        </w:rPr>
        <w:t xml:space="preserve">. Começou como um </w:t>
      </w:r>
      <w:r>
        <w:rPr>
          <w:rFonts w:ascii="Times New Roman" w:hAnsi="Times New Roman" w:eastAsia="Times New Roman" w:cs="Times New Roman"/>
          <w:i/>
          <w:sz w:val="24"/>
          <w:szCs w:val="24"/>
        </w:rPr>
        <w:t>framework</w:t>
      </w:r>
      <w:r>
        <w:rPr>
          <w:rFonts w:ascii="Times New Roman" w:hAnsi="Times New Roman" w:eastAsia="Times New Roman" w:cs="Times New Roman"/>
          <w:sz w:val="24"/>
          <w:szCs w:val="24"/>
        </w:rPr>
        <w:t xml:space="preserve"> desenvolvido por Trygve Reenskaug para uma plataforma chamada </w:t>
      </w:r>
      <w:r>
        <w:rPr>
          <w:rFonts w:ascii="Times New Roman" w:hAnsi="Times New Roman" w:eastAsia="Times New Roman" w:cs="Times New Roman"/>
          <w:i/>
          <w:sz w:val="24"/>
          <w:szCs w:val="24"/>
        </w:rPr>
        <w:t xml:space="preserve">SmallTalk </w:t>
      </w:r>
      <w:r>
        <w:rPr>
          <w:rFonts w:ascii="Times New Roman" w:hAnsi="Times New Roman" w:eastAsia="Times New Roman" w:cs="Times New Roman"/>
          <w:sz w:val="24"/>
          <w:szCs w:val="24"/>
        </w:rPr>
        <w:t xml:space="preserve">no fim da década de 1970. Desde então, o padrão vêm sendo muito utilizado em </w:t>
      </w:r>
      <w:r>
        <w:rPr>
          <w:rFonts w:ascii="Times New Roman" w:hAnsi="Times New Roman" w:eastAsia="Times New Roman" w:cs="Times New Roman"/>
          <w:i/>
          <w:sz w:val="24"/>
          <w:szCs w:val="24"/>
        </w:rPr>
        <w:t>frameworks</w:t>
      </w:r>
      <w:r>
        <w:rPr>
          <w:rFonts w:ascii="Times New Roman" w:hAnsi="Times New Roman" w:eastAsia="Times New Roman" w:cs="Times New Roman"/>
          <w:sz w:val="24"/>
          <w:szCs w:val="24"/>
        </w:rPr>
        <w:t xml:space="preserve"> de componentes de telas e ao pensar no </w:t>
      </w:r>
      <w:r>
        <w:rPr>
          <w:rFonts w:ascii="Times New Roman" w:hAnsi="Times New Roman" w:eastAsia="Times New Roman" w:cs="Times New Roman"/>
          <w:i/>
          <w:sz w:val="24"/>
          <w:szCs w:val="24"/>
        </w:rPr>
        <w:t>design</w:t>
      </w:r>
      <w:r>
        <w:rPr>
          <w:rFonts w:ascii="Times New Roman" w:hAnsi="Times New Roman" w:eastAsia="Times New Roman" w:cs="Times New Roman"/>
          <w:sz w:val="24"/>
          <w:szCs w:val="24"/>
        </w:rPr>
        <w:t xml:space="preserve"> da </w:t>
      </w:r>
      <w:r>
        <w:rPr>
          <w:rFonts w:ascii="Times New Roman" w:hAnsi="Times New Roman" w:eastAsia="Times New Roman" w:cs="Times New Roman"/>
          <w:i/>
          <w:sz w:val="24"/>
          <w:szCs w:val="24"/>
        </w:rPr>
        <w:t>interface</w:t>
      </w:r>
      <w:r>
        <w:rPr>
          <w:rFonts w:ascii="Times New Roman" w:hAnsi="Times New Roman" w:eastAsia="Times New Roman" w:cs="Times New Roman"/>
          <w:sz w:val="24"/>
          <w:szCs w:val="24"/>
        </w:rPr>
        <w:t xml:space="preserve"> com o usuário (FOWLER, 2003).</w:t>
      </w:r>
    </w:p>
    <w:p w:rsidR="00583051" w:rsidP="00201CAF" w:rsidRDefault="007B76CE" w14:paraId="00000128" w14:textId="5C30E7F2">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 acordo com </w:t>
      </w:r>
      <w:r>
        <w:rPr>
          <w:rFonts w:ascii="Times New Roman" w:hAnsi="Times New Roman" w:eastAsia="Times New Roman" w:cs="Times New Roman"/>
          <w:sz w:val="24"/>
          <w:szCs w:val="24"/>
          <w:highlight w:val="white"/>
        </w:rPr>
        <w:t xml:space="preserve">Silveira et al. (2012) </w:t>
      </w:r>
      <w:r>
        <w:rPr>
          <w:rFonts w:ascii="Times New Roman" w:hAnsi="Times New Roman" w:eastAsia="Times New Roman" w:cs="Times New Roman"/>
          <w:sz w:val="24"/>
          <w:szCs w:val="24"/>
        </w:rPr>
        <w:t xml:space="preserve">um conceito amplo e difundido como excelente prática arquitetural é o da Separação de Responsabilidades, ou SoC, do inglês, </w:t>
      </w:r>
      <w:r>
        <w:rPr>
          <w:rFonts w:ascii="Times New Roman" w:hAnsi="Times New Roman" w:eastAsia="Times New Roman" w:cs="Times New Roman"/>
          <w:i/>
          <w:sz w:val="24"/>
          <w:szCs w:val="24"/>
        </w:rPr>
        <w:t>Separation of Concerns</w:t>
      </w:r>
      <w:r>
        <w:rPr>
          <w:rFonts w:ascii="Times New Roman" w:hAnsi="Times New Roman" w:eastAsia="Times New Roman" w:cs="Times New Roman"/>
          <w:sz w:val="24"/>
          <w:szCs w:val="24"/>
        </w:rPr>
        <w:t xml:space="preserve">. Para diminuir o acoplamento, aumentar a coesão, promover a flexibilidade e garantir responsabilidades únicas é preciso saber separar essas responsabilidades. </w:t>
      </w:r>
    </w:p>
    <w:p w:rsidR="00583051" w:rsidP="00201CAF" w:rsidRDefault="007B76CE" w14:paraId="00000129" w14:textId="36D11DCB">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Conforme complementa Weissmann (2012), </w:t>
      </w:r>
      <w:r>
        <w:rPr>
          <w:rFonts w:ascii="Times New Roman" w:hAnsi="Times New Roman" w:eastAsia="Times New Roman" w:cs="Times New Roman"/>
          <w:sz w:val="24"/>
          <w:szCs w:val="24"/>
        </w:rPr>
        <w:t xml:space="preserve">o padrão MVC surgiu, então,  justamente para facilitar a separação da aplicação em responsabilidades enxutas, o mesmo os divide em três papéis (comumente chamados de camadas) fundamentais: </w:t>
      </w:r>
      <w:r w:rsidR="00AC7104">
        <w:rPr>
          <w:rFonts w:ascii="Times New Roman" w:hAnsi="Times New Roman" w:eastAsia="Times New Roman" w:cs="Times New Roman"/>
          <w:sz w:val="24"/>
          <w:szCs w:val="24"/>
        </w:rPr>
        <w:t xml:space="preserve">o </w:t>
      </w:r>
      <w:r>
        <w:rPr>
          <w:rFonts w:ascii="Times New Roman" w:hAnsi="Times New Roman" w:eastAsia="Times New Roman" w:cs="Times New Roman"/>
          <w:sz w:val="24"/>
          <w:szCs w:val="24"/>
        </w:rPr>
        <w:t>modelo, a visualização e o controle. Ainda segundo o autor, as camadas possuem as seguintes semânticas.</w:t>
      </w:r>
    </w:p>
    <w:p w:rsidR="00583051" w:rsidP="00201CAF" w:rsidRDefault="00583051" w14:paraId="0000012A" w14:textId="77777777">
      <w:pPr>
        <w:spacing w:line="360" w:lineRule="auto"/>
        <w:ind w:left="567"/>
        <w:jc w:val="both"/>
        <w:rPr>
          <w:rFonts w:ascii="Times New Roman" w:hAnsi="Times New Roman" w:eastAsia="Times New Roman" w:cs="Times New Roman"/>
          <w:sz w:val="24"/>
          <w:szCs w:val="24"/>
        </w:rPr>
      </w:pPr>
    </w:p>
    <w:p w:rsidRPr="00324B1B" w:rsidR="00583051" w:rsidP="00201CAF" w:rsidRDefault="007B76CE" w14:paraId="0000012B" w14:textId="20603DF0">
      <w:pPr>
        <w:pStyle w:val="ListParagraph"/>
        <w:numPr>
          <w:ilvl w:val="0"/>
          <w:numId w:val="5"/>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Camada de Modelo: objeto não visualizável que contém todos os dados e comportamentos  do domínio da aplicação.</w:t>
      </w:r>
    </w:p>
    <w:p w:rsidR="00583051" w:rsidP="00201CAF" w:rsidRDefault="007B76CE" w14:paraId="0000012C" w14:textId="77777777">
      <w:pPr>
        <w:numPr>
          <w:ilvl w:val="0"/>
          <w:numId w:val="5"/>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Camada de Visualização:  representa a disponibilização de um modelo na </w:t>
      </w:r>
      <w:r>
        <w:rPr>
          <w:rFonts w:ascii="Times New Roman" w:hAnsi="Times New Roman" w:eastAsia="Times New Roman" w:cs="Times New Roman"/>
          <w:i/>
          <w:sz w:val="24"/>
          <w:szCs w:val="24"/>
        </w:rPr>
        <w:t>interface</w:t>
      </w:r>
      <w:r>
        <w:rPr>
          <w:rFonts w:ascii="Times New Roman" w:hAnsi="Times New Roman" w:eastAsia="Times New Roman" w:cs="Times New Roman"/>
          <w:sz w:val="24"/>
          <w:szCs w:val="24"/>
        </w:rPr>
        <w:t xml:space="preserve"> do usuário. O único papel dessa camada é disponibilização de dados na tela, qualquer mudança nos dados dispostos são gerenciadas pelo terceiro membro da trindade: O controlador da camada de controle.</w:t>
      </w:r>
    </w:p>
    <w:p w:rsidR="00583051" w:rsidP="00B65EF7" w:rsidRDefault="007B76CE" w14:paraId="0000012D" w14:textId="77777777">
      <w:pPr>
        <w:numPr>
          <w:ilvl w:val="0"/>
          <w:numId w:val="5"/>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Camada de Controle: obtém as informações inseridas, manipula o modelo e faz com que a camada de visualização atualize e mostre os dados na tela. </w:t>
      </w:r>
    </w:p>
    <w:p w:rsidR="00583051" w:rsidP="00201CAF" w:rsidRDefault="007B76CE" w14:paraId="0000012E" w14:textId="77777777">
      <w:pPr>
        <w:spacing w:line="360" w:lineRule="auto"/>
        <w:ind w:left="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Abaixo, na figura 2, exemplifica-se o uso do modelo através de um diagrama.</w:t>
      </w:r>
    </w:p>
    <w:p w:rsidR="00583051" w:rsidRDefault="00583051" w14:paraId="00000131" w14:textId="77777777">
      <w:pPr>
        <w:spacing w:line="240" w:lineRule="auto"/>
        <w:jc w:val="center"/>
        <w:rPr>
          <w:rFonts w:ascii="Times New Roman" w:hAnsi="Times New Roman" w:eastAsia="Times New Roman" w:cs="Times New Roman"/>
          <w:b/>
          <w:sz w:val="20"/>
          <w:szCs w:val="20"/>
        </w:rPr>
      </w:pPr>
    </w:p>
    <w:p w:rsidR="00AB54C2" w:rsidP="00AB54C2" w:rsidRDefault="00AB54C2" w14:paraId="25986D66" w14:textId="3A281A47">
      <w:pPr>
        <w:pStyle w:val="figuras"/>
      </w:pPr>
      <w:bookmarkStart w:name="_Toc43239473" w:id="63"/>
      <w:r>
        <w:lastRenderedPageBreak/>
        <w:t xml:space="preserve">Figura </w:t>
      </w:r>
      <w:r w:rsidR="002669FB">
        <w:fldChar w:fldCharType="begin"/>
      </w:r>
      <w:r w:rsidR="002669FB">
        <w:instrText xml:space="preserve"> SEQ Figura \* ARABIC </w:instrText>
      </w:r>
      <w:r w:rsidR="002669FB">
        <w:fldChar w:fldCharType="separate"/>
      </w:r>
      <w:r w:rsidR="009549CC">
        <w:rPr>
          <w:noProof/>
        </w:rPr>
        <w:t>2</w:t>
      </w:r>
      <w:r w:rsidR="002669FB">
        <w:rPr>
          <w:noProof/>
        </w:rPr>
        <w:fldChar w:fldCharType="end"/>
      </w:r>
      <w:r>
        <w:t xml:space="preserve"> </w:t>
      </w:r>
      <w:r w:rsidRPr="002A22A1">
        <w:t>- Implementação de Model View Controller para aplicações web.</w:t>
      </w:r>
      <w:bookmarkEnd w:id="63"/>
    </w:p>
    <w:p w:rsidR="00583051" w:rsidRDefault="007B76CE" w14:paraId="00000132" w14:textId="77777777">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1DF615DA" wp14:editId="04B11208">
            <wp:extent cx="5734050" cy="3403600"/>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4050" cy="3403600"/>
                    </a:xfrm>
                    <a:prstGeom prst="rect">
                      <a:avLst/>
                    </a:prstGeom>
                    <a:ln/>
                  </pic:spPr>
                </pic:pic>
              </a:graphicData>
            </a:graphic>
          </wp:inline>
        </w:drawing>
      </w:r>
    </w:p>
    <w:p w:rsidR="00583051" w:rsidP="009B7494" w:rsidRDefault="007B76CE" w14:paraId="00000133" w14:textId="77777777">
      <w:pPr>
        <w:pStyle w:val="figuras"/>
      </w:pPr>
      <w:r>
        <w:t xml:space="preserve">Fonte:  </w:t>
      </w:r>
      <w:r>
        <w:rPr>
          <w:highlight w:val="white"/>
        </w:rPr>
        <w:t>Silveira et al. (2012).</w:t>
      </w:r>
    </w:p>
    <w:p w:rsidR="00583051" w:rsidRDefault="00583051" w14:paraId="00000134" w14:textId="77777777">
      <w:pPr>
        <w:spacing w:line="360" w:lineRule="auto"/>
        <w:jc w:val="both"/>
        <w:rPr>
          <w:rFonts w:ascii="Times New Roman" w:hAnsi="Times New Roman" w:eastAsia="Times New Roman" w:cs="Times New Roman"/>
          <w:sz w:val="24"/>
          <w:szCs w:val="24"/>
        </w:rPr>
      </w:pPr>
    </w:p>
    <w:p w:rsidR="00583051" w:rsidP="003B66E0" w:rsidRDefault="007B76CE" w14:paraId="00000136" w14:textId="6910748F">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Concluindo,  </w:t>
      </w:r>
      <w:r>
        <w:rPr>
          <w:rFonts w:ascii="Times New Roman" w:hAnsi="Times New Roman" w:eastAsia="Times New Roman" w:cs="Times New Roman"/>
          <w:sz w:val="24"/>
          <w:szCs w:val="24"/>
          <w:highlight w:val="white"/>
        </w:rPr>
        <w:t>Silveira et al. (2012) informa que independentemente</w:t>
      </w:r>
      <w:r>
        <w:rPr>
          <w:rFonts w:ascii="Times New Roman" w:hAnsi="Times New Roman" w:eastAsia="Times New Roman" w:cs="Times New Roman"/>
          <w:sz w:val="24"/>
          <w:szCs w:val="24"/>
        </w:rPr>
        <w:t xml:space="preserve"> da definição formal desse padrão ou das interpretações que o mercado adotou do MVC, a característica de maior valor é a de separar os componentes de apresentação do resto da aplicação (conhecido como </w:t>
      </w:r>
      <w:r>
        <w:rPr>
          <w:rFonts w:ascii="Times New Roman" w:hAnsi="Times New Roman" w:eastAsia="Times New Roman" w:cs="Times New Roman"/>
          <w:i/>
          <w:sz w:val="24"/>
          <w:szCs w:val="24"/>
        </w:rPr>
        <w:t>Separated Presentation</w:t>
      </w:r>
      <w:r>
        <w:rPr>
          <w:rFonts w:ascii="Times New Roman" w:hAnsi="Times New Roman" w:eastAsia="Times New Roman" w:cs="Times New Roman"/>
          <w:sz w:val="24"/>
          <w:szCs w:val="24"/>
        </w:rPr>
        <w:t>).</w:t>
      </w:r>
    </w:p>
    <w:p w:rsidR="00583051" w:rsidP="00FA1306" w:rsidRDefault="007B76CE" w14:paraId="00000137" w14:textId="77777777">
      <w:pPr>
        <w:pStyle w:val="titulo4"/>
      </w:pPr>
      <w:bookmarkStart w:name="_Toc43239402" w:id="64"/>
      <w:r>
        <w:t>2.2.3.2 Inversão de Controle (IoC)</w:t>
      </w:r>
      <w:bookmarkEnd w:id="64"/>
    </w:p>
    <w:p w:rsidR="00583051" w:rsidP="003B66E0" w:rsidRDefault="007B76CE" w14:paraId="00000138" w14:textId="7F6C43A3">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Spring framework (abordado na seção 2.2.2.4) tornou-se muito famoso no universo Java para web porque implementa o padrão de inversão de controle (WEISSMANN, 2012).</w:t>
      </w:r>
    </w:p>
    <w:p w:rsidR="00583051" w:rsidP="003B66E0" w:rsidRDefault="007B76CE" w14:paraId="00000139"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Abaixo discorre-se sobre o problema atacado por esse padrão bem como a solução. </w:t>
      </w:r>
    </w:p>
    <w:p w:rsidR="00583051" w:rsidP="003B66E0" w:rsidRDefault="007B76CE" w14:paraId="0000013A"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Segundo Fowler (2003), ao pensar no design de uma aplicação orientada a objetos, o foco não deve ser apenas na relação entre dois objetos, mas também entre grupos de objetos que trabalham em conjunto para uma determinada finalidade. Ao desenhar pequenas classes que, juntas, realizam uma tarefa maior, o projeto ganha em simplicidade e modularidade.</w:t>
      </w:r>
    </w:p>
    <w:p w:rsidR="00583051" w:rsidP="003B66E0" w:rsidRDefault="007B76CE" w14:paraId="0000013B"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Como nos assegura Silveira et. al em sua obra Introdução à Arquitetura de Design de Software (2012) , mesmo com o baixo acoplamento haverá sempre uma ligação entre duas classes (ou modelos) que precisam trabalhar em conjunto. Normalmente, há um modelo que necessita dos serviços oferecidos por outro. Qualquer mudança nesse modelo que está sendo </w:t>
      </w:r>
      <w:r>
        <w:rPr>
          <w:rFonts w:ascii="Times New Roman" w:hAnsi="Times New Roman" w:eastAsia="Times New Roman" w:cs="Times New Roman"/>
          <w:sz w:val="24"/>
          <w:szCs w:val="24"/>
        </w:rPr>
        <w:lastRenderedPageBreak/>
        <w:t>acessado pode afetar o comportamento da primeiro. Há aqui uma relação natural de dependência.</w:t>
      </w:r>
    </w:p>
    <w:p w:rsidR="00583051" w:rsidP="003B66E0" w:rsidRDefault="007B76CE" w14:paraId="0000013C"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Weissmann (2012) aborda que o IoC é analogamente conhecido como a aplicação do princípio de Hollywood, cujo nome é baseado em um clichê comum naquela cidade: quando atores concorrem por um papel, os produtores responsáveis pela peça/filme costumam dizer aos participantes do processo seletivo: “não nos chame, deixe que nós chamamos você”. </w:t>
      </w:r>
    </w:p>
    <w:p w:rsidR="00583051" w:rsidP="003B66E0" w:rsidRDefault="007B76CE" w14:paraId="0000013D"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Para ilustrar o conceito, seria interessante imaginar o seguinte exemplo: existe uma aplicação </w:t>
      </w:r>
      <w:r>
        <w:rPr>
          <w:rFonts w:ascii="Times New Roman" w:hAnsi="Times New Roman" w:eastAsia="Times New Roman" w:cs="Times New Roman"/>
          <w:sz w:val="24"/>
          <w:szCs w:val="24"/>
        </w:rPr>
        <w:t>que possui a classe A que usa a classe B, conforme apresentado abaixo:</w:t>
      </w:r>
    </w:p>
    <w:p w:rsidR="00583051" w:rsidRDefault="00583051" w14:paraId="0000013E" w14:textId="77777777">
      <w:pPr>
        <w:spacing w:line="360" w:lineRule="auto"/>
        <w:ind w:right="20"/>
        <w:jc w:val="both"/>
        <w:rPr>
          <w:rFonts w:ascii="Times New Roman" w:hAnsi="Times New Roman" w:eastAsia="Times New Roman" w:cs="Times New Roman"/>
          <w:sz w:val="24"/>
          <w:szCs w:val="24"/>
        </w:rPr>
      </w:pPr>
    </w:p>
    <w:p w:rsidRPr="007B76CE" w:rsidR="00583051" w:rsidP="002D221B" w:rsidRDefault="007B76CE" w14:paraId="0000013F" w14:textId="77777777">
      <w:pPr>
        <w:spacing w:line="240" w:lineRule="auto"/>
        <w:ind w:right="20"/>
        <w:jc w:val="both"/>
        <w:rPr>
          <w:rFonts w:ascii="Times New Roman" w:hAnsi="Times New Roman" w:eastAsia="Times New Roman" w:cs="Times New Roman"/>
          <w:i/>
          <w:sz w:val="24"/>
          <w:szCs w:val="24"/>
          <w:lang w:val="en-US"/>
        </w:rPr>
      </w:pPr>
      <w:r w:rsidRPr="007B76CE">
        <w:rPr>
          <w:rFonts w:ascii="Times New Roman" w:hAnsi="Times New Roman" w:eastAsia="Times New Roman" w:cs="Times New Roman"/>
          <w:i/>
          <w:sz w:val="24"/>
          <w:szCs w:val="24"/>
          <w:lang w:val="en-US"/>
        </w:rPr>
        <w:t>public class A</w:t>
      </w:r>
    </w:p>
    <w:p w:rsidRPr="007B76CE" w:rsidR="00583051" w:rsidP="002D221B" w:rsidRDefault="00583051" w14:paraId="00000140" w14:textId="77777777">
      <w:pPr>
        <w:spacing w:line="240" w:lineRule="auto"/>
        <w:ind w:right="20"/>
        <w:jc w:val="both"/>
        <w:rPr>
          <w:rFonts w:ascii="Times New Roman" w:hAnsi="Times New Roman" w:eastAsia="Times New Roman" w:cs="Times New Roman"/>
          <w:i/>
          <w:sz w:val="24"/>
          <w:szCs w:val="24"/>
          <w:lang w:val="en-US"/>
        </w:rPr>
      </w:pPr>
    </w:p>
    <w:p w:rsidRPr="007B76CE" w:rsidR="00583051" w:rsidP="002D221B" w:rsidRDefault="007B76CE" w14:paraId="00000141" w14:textId="77777777">
      <w:pPr>
        <w:spacing w:line="240" w:lineRule="auto"/>
        <w:ind w:right="20" w:firstLine="720"/>
        <w:jc w:val="both"/>
        <w:rPr>
          <w:rFonts w:ascii="Times New Roman" w:hAnsi="Times New Roman" w:eastAsia="Times New Roman" w:cs="Times New Roman"/>
          <w:i/>
          <w:sz w:val="24"/>
          <w:szCs w:val="24"/>
          <w:lang w:val="en-US"/>
        </w:rPr>
      </w:pPr>
      <w:proofErr w:type="gramStart"/>
      <w:r w:rsidRPr="007B76CE">
        <w:rPr>
          <w:rFonts w:ascii="Times New Roman" w:hAnsi="Times New Roman" w:eastAsia="Times New Roman" w:cs="Times New Roman"/>
          <w:i/>
          <w:sz w:val="24"/>
          <w:szCs w:val="24"/>
          <w:lang w:val="en-US"/>
        </w:rPr>
        <w:t>private  B</w:t>
      </w:r>
      <w:proofErr w:type="gramEnd"/>
      <w:r w:rsidRPr="007B76CE">
        <w:rPr>
          <w:rFonts w:ascii="Times New Roman" w:hAnsi="Times New Roman" w:eastAsia="Times New Roman" w:cs="Times New Roman"/>
          <w:i/>
          <w:sz w:val="24"/>
          <w:szCs w:val="24"/>
          <w:lang w:val="en-US"/>
        </w:rPr>
        <w:t xml:space="preserve"> </w:t>
      </w:r>
      <w:proofErr w:type="spellStart"/>
      <w:r w:rsidRPr="007B76CE">
        <w:rPr>
          <w:rFonts w:ascii="Times New Roman" w:hAnsi="Times New Roman" w:eastAsia="Times New Roman" w:cs="Times New Roman"/>
          <w:i/>
          <w:sz w:val="24"/>
          <w:szCs w:val="24"/>
          <w:lang w:val="en-US"/>
        </w:rPr>
        <w:t>b</w:t>
      </w:r>
      <w:proofErr w:type="spellEnd"/>
      <w:r w:rsidRPr="007B76CE">
        <w:rPr>
          <w:rFonts w:ascii="Times New Roman" w:hAnsi="Times New Roman" w:eastAsia="Times New Roman" w:cs="Times New Roman"/>
          <w:i/>
          <w:sz w:val="24"/>
          <w:szCs w:val="24"/>
          <w:lang w:val="en-US"/>
        </w:rPr>
        <w:t>;</w:t>
      </w:r>
    </w:p>
    <w:p w:rsidRPr="007B76CE" w:rsidR="00583051" w:rsidP="002D221B" w:rsidRDefault="007B76CE" w14:paraId="00000142" w14:textId="77777777">
      <w:pPr>
        <w:spacing w:line="240" w:lineRule="auto"/>
        <w:ind w:right="20" w:firstLine="720"/>
        <w:jc w:val="both"/>
        <w:rPr>
          <w:rFonts w:ascii="Times New Roman" w:hAnsi="Times New Roman" w:eastAsia="Times New Roman" w:cs="Times New Roman"/>
          <w:i/>
          <w:sz w:val="24"/>
          <w:szCs w:val="24"/>
          <w:lang w:val="en-US"/>
        </w:rPr>
      </w:pPr>
      <w:r w:rsidRPr="007B76CE">
        <w:rPr>
          <w:rFonts w:ascii="Times New Roman" w:hAnsi="Times New Roman" w:eastAsia="Times New Roman" w:cs="Times New Roman"/>
          <w:i/>
          <w:sz w:val="24"/>
          <w:szCs w:val="24"/>
          <w:lang w:val="en-US"/>
        </w:rPr>
        <w:t xml:space="preserve">                                         </w:t>
      </w:r>
    </w:p>
    <w:p w:rsidRPr="007B76CE" w:rsidR="00583051" w:rsidP="002D221B" w:rsidRDefault="007B76CE" w14:paraId="00000143" w14:textId="77777777">
      <w:pPr>
        <w:spacing w:line="240" w:lineRule="auto"/>
        <w:ind w:right="20" w:firstLine="720"/>
        <w:jc w:val="both"/>
        <w:rPr>
          <w:rFonts w:ascii="Times New Roman" w:hAnsi="Times New Roman" w:eastAsia="Times New Roman" w:cs="Times New Roman"/>
          <w:i/>
          <w:sz w:val="24"/>
          <w:szCs w:val="24"/>
          <w:lang w:val="en-US"/>
        </w:rPr>
      </w:pPr>
      <w:r w:rsidRPr="007B76CE">
        <w:rPr>
          <w:rFonts w:ascii="Times New Roman" w:hAnsi="Times New Roman" w:eastAsia="Times New Roman" w:cs="Times New Roman"/>
          <w:i/>
          <w:sz w:val="24"/>
          <w:szCs w:val="24"/>
          <w:lang w:val="en-US"/>
        </w:rPr>
        <w:t xml:space="preserve">public </w:t>
      </w:r>
      <w:proofErr w:type="gramStart"/>
      <w:r w:rsidRPr="007B76CE">
        <w:rPr>
          <w:rFonts w:ascii="Times New Roman" w:hAnsi="Times New Roman" w:eastAsia="Times New Roman" w:cs="Times New Roman"/>
          <w:i/>
          <w:sz w:val="24"/>
          <w:szCs w:val="24"/>
          <w:lang w:val="en-US"/>
        </w:rPr>
        <w:t>A( )</w:t>
      </w:r>
      <w:proofErr w:type="gramEnd"/>
      <w:r w:rsidRPr="007B76CE">
        <w:rPr>
          <w:rFonts w:ascii="Times New Roman" w:hAnsi="Times New Roman" w:eastAsia="Times New Roman" w:cs="Times New Roman"/>
          <w:i/>
          <w:sz w:val="24"/>
          <w:szCs w:val="24"/>
          <w:lang w:val="en-US"/>
        </w:rPr>
        <w:t>{</w:t>
      </w:r>
    </w:p>
    <w:p w:rsidRPr="00AB7C94" w:rsidR="00583051" w:rsidP="002D221B" w:rsidRDefault="007B76CE" w14:paraId="00000144" w14:textId="77777777">
      <w:pPr>
        <w:spacing w:line="240" w:lineRule="auto"/>
        <w:ind w:left="720" w:right="20" w:firstLine="720"/>
        <w:jc w:val="both"/>
        <w:rPr>
          <w:rFonts w:ascii="Times New Roman" w:hAnsi="Times New Roman" w:eastAsia="Times New Roman" w:cs="Times New Roman"/>
          <w:i/>
          <w:sz w:val="24"/>
          <w:szCs w:val="24"/>
          <w:lang w:val="en-US"/>
        </w:rPr>
      </w:pPr>
      <w:r w:rsidRPr="00AB7C94">
        <w:rPr>
          <w:rFonts w:ascii="Times New Roman" w:hAnsi="Times New Roman" w:eastAsia="Times New Roman" w:cs="Times New Roman"/>
          <w:i/>
          <w:sz w:val="24"/>
          <w:szCs w:val="24"/>
          <w:lang w:val="en-US"/>
        </w:rPr>
        <w:t xml:space="preserve">b = new </w:t>
      </w:r>
      <w:proofErr w:type="gramStart"/>
      <w:r w:rsidRPr="00AB7C94">
        <w:rPr>
          <w:rFonts w:ascii="Times New Roman" w:hAnsi="Times New Roman" w:eastAsia="Times New Roman" w:cs="Times New Roman"/>
          <w:i/>
          <w:sz w:val="24"/>
          <w:szCs w:val="24"/>
          <w:lang w:val="en-US"/>
        </w:rPr>
        <w:t>B(</w:t>
      </w:r>
      <w:proofErr w:type="gramEnd"/>
      <w:r w:rsidRPr="00AB7C94">
        <w:rPr>
          <w:rFonts w:ascii="Times New Roman" w:hAnsi="Times New Roman" w:eastAsia="Times New Roman" w:cs="Times New Roman"/>
          <w:i/>
          <w:sz w:val="24"/>
          <w:szCs w:val="24"/>
          <w:lang w:val="en-US"/>
        </w:rPr>
        <w:t>);</w:t>
      </w:r>
    </w:p>
    <w:p w:rsidR="00583051" w:rsidP="002D221B" w:rsidRDefault="007B76CE" w14:paraId="00000145" w14:textId="77777777">
      <w:pPr>
        <w:spacing w:line="240" w:lineRule="auto"/>
        <w:ind w:right="20" w:firstLine="720"/>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w:t>
      </w:r>
    </w:p>
    <w:p w:rsidR="00583051" w:rsidP="002D221B" w:rsidRDefault="007B76CE" w14:paraId="00000146" w14:textId="77777777">
      <w:pPr>
        <w:spacing w:line="240" w:lineRule="auto"/>
        <w:ind w:right="20"/>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 xml:space="preserve">  }</w:t>
      </w:r>
    </w:p>
    <w:p w:rsidR="00583051" w:rsidRDefault="00583051" w14:paraId="00000147" w14:textId="77777777">
      <w:pPr>
        <w:spacing w:line="360" w:lineRule="auto"/>
        <w:ind w:right="20"/>
        <w:jc w:val="both"/>
        <w:rPr>
          <w:rFonts w:ascii="Times New Roman" w:hAnsi="Times New Roman" w:eastAsia="Times New Roman" w:cs="Times New Roman"/>
          <w:sz w:val="24"/>
          <w:szCs w:val="24"/>
        </w:rPr>
      </w:pPr>
    </w:p>
    <w:p w:rsidR="00583051" w:rsidP="003B66E0" w:rsidRDefault="007B76CE" w14:paraId="00000148"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 exemplo acima, percebe-se que a classe A depende de uma instância da classe B, isso é conhecido como forte acoplamento entre classes, pois a classe A é quem solicita e controla o objeto b.</w:t>
      </w:r>
    </w:p>
    <w:p w:rsidR="00583051" w:rsidP="003B66E0" w:rsidRDefault="007B76CE" w14:paraId="00000149" w14:textId="6334824B">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 isso surge um problema: mudanças nas classes que compõem uma dependência irão refletir diretamente nas classes que possuem uma referência dela. Visando resolver esse problema, surge o IoC.  Ao aplicar o padrão na classe A de exemplo, a mesma fica como segue.</w:t>
      </w:r>
    </w:p>
    <w:p w:rsidR="002D221B" w:rsidRDefault="002D221B" w14:paraId="70776A42" w14:textId="77777777">
      <w:pPr>
        <w:spacing w:line="360" w:lineRule="auto"/>
        <w:ind w:right="20" w:firstLine="720"/>
        <w:jc w:val="both"/>
        <w:rPr>
          <w:rFonts w:ascii="Times New Roman" w:hAnsi="Times New Roman" w:eastAsia="Times New Roman" w:cs="Times New Roman"/>
          <w:sz w:val="24"/>
          <w:szCs w:val="24"/>
        </w:rPr>
      </w:pPr>
    </w:p>
    <w:p w:rsidRPr="007B76CE" w:rsidR="00583051" w:rsidP="002D221B" w:rsidRDefault="007B76CE" w14:paraId="0000014A" w14:textId="77777777">
      <w:pPr>
        <w:spacing w:line="240" w:lineRule="auto"/>
        <w:ind w:right="20"/>
        <w:jc w:val="both"/>
        <w:rPr>
          <w:rFonts w:ascii="Times New Roman" w:hAnsi="Times New Roman" w:eastAsia="Times New Roman" w:cs="Times New Roman"/>
          <w:i/>
          <w:sz w:val="24"/>
          <w:szCs w:val="24"/>
          <w:lang w:val="en-US"/>
        </w:rPr>
      </w:pPr>
      <w:r w:rsidRPr="007B76CE">
        <w:rPr>
          <w:rFonts w:ascii="Times New Roman" w:hAnsi="Times New Roman" w:eastAsia="Times New Roman" w:cs="Times New Roman"/>
          <w:i/>
          <w:sz w:val="24"/>
          <w:szCs w:val="24"/>
          <w:lang w:val="en-US"/>
        </w:rPr>
        <w:t>public class A</w:t>
      </w:r>
    </w:p>
    <w:p w:rsidRPr="007B76CE" w:rsidR="00583051" w:rsidP="002D221B" w:rsidRDefault="007B76CE" w14:paraId="0000014B" w14:textId="77777777">
      <w:pPr>
        <w:spacing w:line="240" w:lineRule="auto"/>
        <w:ind w:right="20" w:firstLine="720"/>
        <w:jc w:val="both"/>
        <w:rPr>
          <w:rFonts w:ascii="Times New Roman" w:hAnsi="Times New Roman" w:eastAsia="Times New Roman" w:cs="Times New Roman"/>
          <w:i/>
          <w:sz w:val="24"/>
          <w:szCs w:val="24"/>
          <w:lang w:val="en-US"/>
        </w:rPr>
      </w:pPr>
      <w:proofErr w:type="gramStart"/>
      <w:r w:rsidRPr="007B76CE">
        <w:rPr>
          <w:rFonts w:ascii="Times New Roman" w:hAnsi="Times New Roman" w:eastAsia="Times New Roman" w:cs="Times New Roman"/>
          <w:i/>
          <w:sz w:val="24"/>
          <w:szCs w:val="24"/>
          <w:lang w:val="en-US"/>
        </w:rPr>
        <w:t>private  B</w:t>
      </w:r>
      <w:proofErr w:type="gramEnd"/>
      <w:r w:rsidRPr="007B76CE">
        <w:rPr>
          <w:rFonts w:ascii="Times New Roman" w:hAnsi="Times New Roman" w:eastAsia="Times New Roman" w:cs="Times New Roman"/>
          <w:i/>
          <w:sz w:val="24"/>
          <w:szCs w:val="24"/>
          <w:lang w:val="en-US"/>
        </w:rPr>
        <w:t xml:space="preserve"> </w:t>
      </w:r>
      <w:proofErr w:type="spellStart"/>
      <w:r w:rsidRPr="007B76CE">
        <w:rPr>
          <w:rFonts w:ascii="Times New Roman" w:hAnsi="Times New Roman" w:eastAsia="Times New Roman" w:cs="Times New Roman"/>
          <w:i/>
          <w:sz w:val="24"/>
          <w:szCs w:val="24"/>
          <w:lang w:val="en-US"/>
        </w:rPr>
        <w:t>b</w:t>
      </w:r>
      <w:proofErr w:type="spellEnd"/>
      <w:r w:rsidRPr="007B76CE">
        <w:rPr>
          <w:rFonts w:ascii="Times New Roman" w:hAnsi="Times New Roman" w:eastAsia="Times New Roman" w:cs="Times New Roman"/>
          <w:i/>
          <w:sz w:val="24"/>
          <w:szCs w:val="24"/>
          <w:lang w:val="en-US"/>
        </w:rPr>
        <w:t>;</w:t>
      </w:r>
    </w:p>
    <w:p w:rsidRPr="007B76CE" w:rsidR="00583051" w:rsidP="002D221B" w:rsidRDefault="00583051" w14:paraId="0000014C" w14:textId="77777777">
      <w:pPr>
        <w:spacing w:line="240" w:lineRule="auto"/>
        <w:ind w:right="20" w:firstLine="720"/>
        <w:jc w:val="both"/>
        <w:rPr>
          <w:rFonts w:ascii="Times New Roman" w:hAnsi="Times New Roman" w:eastAsia="Times New Roman" w:cs="Times New Roman"/>
          <w:i/>
          <w:sz w:val="24"/>
          <w:szCs w:val="24"/>
          <w:lang w:val="en-US"/>
        </w:rPr>
      </w:pPr>
    </w:p>
    <w:p w:rsidRPr="007B76CE" w:rsidR="00583051" w:rsidP="002D221B" w:rsidRDefault="007B76CE" w14:paraId="0000014D" w14:textId="77777777">
      <w:pPr>
        <w:spacing w:line="240" w:lineRule="auto"/>
        <w:ind w:right="20" w:firstLine="720"/>
        <w:jc w:val="both"/>
        <w:rPr>
          <w:rFonts w:ascii="Times New Roman" w:hAnsi="Times New Roman" w:eastAsia="Times New Roman" w:cs="Times New Roman"/>
          <w:i/>
          <w:sz w:val="24"/>
          <w:szCs w:val="24"/>
          <w:lang w:val="en-US"/>
        </w:rPr>
      </w:pPr>
      <w:r w:rsidRPr="007B76CE">
        <w:rPr>
          <w:rFonts w:ascii="Times New Roman" w:hAnsi="Times New Roman" w:eastAsia="Times New Roman" w:cs="Times New Roman"/>
          <w:i/>
          <w:sz w:val="24"/>
          <w:szCs w:val="24"/>
          <w:lang w:val="en-US"/>
        </w:rPr>
        <w:t xml:space="preserve">public </w:t>
      </w:r>
      <w:proofErr w:type="gramStart"/>
      <w:r w:rsidRPr="007B76CE">
        <w:rPr>
          <w:rFonts w:ascii="Times New Roman" w:hAnsi="Times New Roman" w:eastAsia="Times New Roman" w:cs="Times New Roman"/>
          <w:i/>
          <w:sz w:val="24"/>
          <w:szCs w:val="24"/>
          <w:lang w:val="en-US"/>
        </w:rPr>
        <w:t>A( )</w:t>
      </w:r>
      <w:proofErr w:type="gramEnd"/>
      <w:r w:rsidRPr="007B76CE">
        <w:rPr>
          <w:rFonts w:ascii="Times New Roman" w:hAnsi="Times New Roman" w:eastAsia="Times New Roman" w:cs="Times New Roman"/>
          <w:i/>
          <w:sz w:val="24"/>
          <w:szCs w:val="24"/>
          <w:lang w:val="en-US"/>
        </w:rPr>
        <w:t>{};</w:t>
      </w:r>
    </w:p>
    <w:p w:rsidRPr="007B76CE" w:rsidR="00583051" w:rsidP="002D221B" w:rsidRDefault="00583051" w14:paraId="0000014E" w14:textId="77777777">
      <w:pPr>
        <w:spacing w:line="240" w:lineRule="auto"/>
        <w:ind w:right="20" w:firstLine="720"/>
        <w:jc w:val="both"/>
        <w:rPr>
          <w:rFonts w:ascii="Times New Roman" w:hAnsi="Times New Roman" w:eastAsia="Times New Roman" w:cs="Times New Roman"/>
          <w:i/>
          <w:sz w:val="24"/>
          <w:szCs w:val="24"/>
          <w:lang w:val="en-US"/>
        </w:rPr>
      </w:pPr>
    </w:p>
    <w:p w:rsidRPr="007B76CE" w:rsidR="00583051" w:rsidP="002D221B" w:rsidRDefault="00583051" w14:paraId="0000014F" w14:textId="77777777">
      <w:pPr>
        <w:spacing w:line="240" w:lineRule="auto"/>
        <w:ind w:right="20" w:firstLine="720"/>
        <w:jc w:val="both"/>
        <w:rPr>
          <w:rFonts w:ascii="Times New Roman" w:hAnsi="Times New Roman" w:eastAsia="Times New Roman" w:cs="Times New Roman"/>
          <w:i/>
          <w:sz w:val="24"/>
          <w:szCs w:val="24"/>
          <w:lang w:val="en-US"/>
        </w:rPr>
      </w:pPr>
    </w:p>
    <w:p w:rsidRPr="007B76CE" w:rsidR="00583051" w:rsidP="002D221B" w:rsidRDefault="007B76CE" w14:paraId="00000150" w14:textId="77777777">
      <w:pPr>
        <w:spacing w:line="240" w:lineRule="auto"/>
        <w:ind w:right="20" w:firstLine="720"/>
        <w:jc w:val="both"/>
        <w:rPr>
          <w:rFonts w:ascii="Times New Roman" w:hAnsi="Times New Roman" w:eastAsia="Times New Roman" w:cs="Times New Roman"/>
          <w:i/>
          <w:sz w:val="24"/>
          <w:szCs w:val="24"/>
          <w:lang w:val="en-US"/>
        </w:rPr>
      </w:pPr>
      <w:r w:rsidRPr="007B76CE">
        <w:rPr>
          <w:rFonts w:ascii="Times New Roman" w:hAnsi="Times New Roman" w:eastAsia="Times New Roman" w:cs="Times New Roman"/>
          <w:i/>
          <w:sz w:val="24"/>
          <w:szCs w:val="24"/>
          <w:lang w:val="en-US"/>
        </w:rPr>
        <w:t xml:space="preserve">public void </w:t>
      </w:r>
      <w:proofErr w:type="spellStart"/>
      <w:proofErr w:type="gramStart"/>
      <w:r w:rsidRPr="007B76CE">
        <w:rPr>
          <w:rFonts w:ascii="Times New Roman" w:hAnsi="Times New Roman" w:eastAsia="Times New Roman" w:cs="Times New Roman"/>
          <w:i/>
          <w:sz w:val="24"/>
          <w:szCs w:val="24"/>
          <w:lang w:val="en-US"/>
        </w:rPr>
        <w:t>setB</w:t>
      </w:r>
      <w:proofErr w:type="spellEnd"/>
      <w:r w:rsidRPr="007B76CE">
        <w:rPr>
          <w:rFonts w:ascii="Times New Roman" w:hAnsi="Times New Roman" w:eastAsia="Times New Roman" w:cs="Times New Roman"/>
          <w:i/>
          <w:sz w:val="24"/>
          <w:szCs w:val="24"/>
          <w:lang w:val="en-US"/>
        </w:rPr>
        <w:t>(</w:t>
      </w:r>
      <w:proofErr w:type="gramEnd"/>
      <w:r w:rsidRPr="007B76CE">
        <w:rPr>
          <w:rFonts w:ascii="Times New Roman" w:hAnsi="Times New Roman" w:eastAsia="Times New Roman" w:cs="Times New Roman"/>
          <w:i/>
          <w:sz w:val="24"/>
          <w:szCs w:val="24"/>
          <w:lang w:val="en-US"/>
        </w:rPr>
        <w:t xml:space="preserve">B instance)  </w:t>
      </w:r>
    </w:p>
    <w:p w:rsidR="00583051" w:rsidP="002D221B" w:rsidRDefault="007B76CE" w14:paraId="00000151" w14:textId="77777777">
      <w:pPr>
        <w:spacing w:line="240" w:lineRule="auto"/>
        <w:ind w:right="20" w:firstLine="720"/>
        <w:jc w:val="both"/>
        <w:rPr>
          <w:rFonts w:ascii="Times New Roman" w:hAnsi="Times New Roman" w:eastAsia="Times New Roman" w:cs="Times New Roman"/>
          <w:i/>
          <w:sz w:val="24"/>
          <w:szCs w:val="24"/>
        </w:rPr>
      </w:pPr>
      <w:r w:rsidRPr="007B76CE">
        <w:rPr>
          <w:rFonts w:ascii="Times New Roman" w:hAnsi="Times New Roman" w:eastAsia="Times New Roman" w:cs="Times New Roman"/>
          <w:i/>
          <w:sz w:val="24"/>
          <w:szCs w:val="24"/>
          <w:lang w:val="en-US"/>
        </w:rPr>
        <w:t xml:space="preserve">       </w:t>
      </w:r>
      <w:r>
        <w:rPr>
          <w:rFonts w:ascii="Times New Roman" w:hAnsi="Times New Roman" w:eastAsia="Times New Roman" w:cs="Times New Roman"/>
          <w:i/>
          <w:sz w:val="24"/>
          <w:szCs w:val="24"/>
        </w:rPr>
        <w:t>this.b = instance</w:t>
      </w:r>
    </w:p>
    <w:p w:rsidR="00583051" w:rsidP="002D221B" w:rsidRDefault="007B76CE" w14:paraId="00000152" w14:textId="77777777">
      <w:pPr>
        <w:spacing w:line="240" w:lineRule="auto"/>
        <w:ind w:right="20" w:firstLine="720"/>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w:t>
      </w:r>
    </w:p>
    <w:p w:rsidR="00583051" w:rsidP="002D221B" w:rsidRDefault="007B76CE" w14:paraId="00000153" w14:textId="77777777">
      <w:pPr>
        <w:spacing w:line="240" w:lineRule="auto"/>
        <w:ind w:right="20"/>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w:t>
      </w:r>
    </w:p>
    <w:p w:rsidR="00583051" w:rsidRDefault="00583051" w14:paraId="00000154" w14:textId="77777777">
      <w:pPr>
        <w:spacing w:line="360" w:lineRule="auto"/>
        <w:ind w:right="20"/>
        <w:jc w:val="both"/>
        <w:rPr>
          <w:rFonts w:ascii="Times New Roman" w:hAnsi="Times New Roman" w:eastAsia="Times New Roman" w:cs="Times New Roman"/>
          <w:sz w:val="24"/>
          <w:szCs w:val="24"/>
        </w:rPr>
      </w:pPr>
    </w:p>
    <w:p w:rsidR="00583051" w:rsidP="003B66E0" w:rsidRDefault="007B76CE" w14:paraId="00000155" w14:textId="77777777">
      <w:pPr>
        <w:spacing w:before="240" w:after="240"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 essa mudança, a classe A obtém uma referência da classe B usando o método </w:t>
      </w:r>
      <w:r>
        <w:rPr>
          <w:rFonts w:ascii="Times New Roman" w:hAnsi="Times New Roman" w:eastAsia="Times New Roman" w:cs="Times New Roman"/>
          <w:i/>
          <w:sz w:val="24"/>
          <w:szCs w:val="24"/>
        </w:rPr>
        <w:t xml:space="preserve">setB(), </w:t>
      </w:r>
      <w:r>
        <w:rPr>
          <w:rFonts w:ascii="Times New Roman" w:hAnsi="Times New Roman" w:eastAsia="Times New Roman" w:cs="Times New Roman"/>
          <w:sz w:val="24"/>
          <w:szCs w:val="24"/>
        </w:rPr>
        <w:t>com isso, as seguintes afirmações são verdades:</w:t>
      </w:r>
    </w:p>
    <w:p w:rsidRPr="00324B1B" w:rsidR="00583051" w:rsidP="003B66E0" w:rsidRDefault="007B76CE" w14:paraId="00000156" w14:textId="6718AC10">
      <w:pPr>
        <w:pStyle w:val="ListParagraph"/>
        <w:numPr>
          <w:ilvl w:val="0"/>
          <w:numId w:val="19"/>
        </w:numPr>
        <w:spacing w:before="240"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lastRenderedPageBreak/>
        <w:t>A classe A pode obter uma referência da classe B sem saber como a classe B é instanciada;</w:t>
      </w:r>
    </w:p>
    <w:p w:rsidR="00583051" w:rsidP="003B66E0" w:rsidRDefault="007B76CE" w14:paraId="00000157" w14:textId="77777777">
      <w:pPr>
        <w:numPr>
          <w:ilvl w:val="0"/>
          <w:numId w:val="19"/>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classe B pode ser uma interface, classe abstrata ou mesmo uma classe concreta;</w:t>
      </w:r>
    </w:p>
    <w:p w:rsidR="00583051" w:rsidP="003B66E0" w:rsidRDefault="007B76CE" w14:paraId="00000158" w14:textId="77777777">
      <w:pPr>
        <w:numPr>
          <w:ilvl w:val="0"/>
          <w:numId w:val="19"/>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Não existe mais nenhum acoplamento entre a classe A e a classe B;</w:t>
      </w:r>
    </w:p>
    <w:p w:rsidR="00583051" w:rsidP="003B66E0" w:rsidRDefault="007B76CE" w14:paraId="00000159" w14:textId="77777777">
      <w:pPr>
        <w:numPr>
          <w:ilvl w:val="0"/>
          <w:numId w:val="19"/>
        </w:numPr>
        <w:spacing w:after="240"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Qualquer alteração feita na classe B não afeta a classe A e vice-versa;</w:t>
      </w:r>
    </w:p>
    <w:p w:rsidR="00583051" w:rsidP="003B66E0" w:rsidRDefault="007B76CE" w14:paraId="0000015A" w14:textId="77777777">
      <w:pPr>
        <w:spacing w:line="360" w:lineRule="auto"/>
        <w:ind w:right="20"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Ao dizer que os objetos não vão mais atrás de suas dependências, mas que agora devem apenas recebê-las de alguém, inverte-se quem está no controle de gerenciar a dependência. Em vez de fazer os objetos irem atrás daquilo que precisam, o programador faz com que eles recebam os objetos já inicializados e preparados para uso (SILVEIRA et al., 2012). </w:t>
      </w:r>
    </w:p>
    <w:p w:rsidR="00583051" w:rsidP="00FA1306" w:rsidRDefault="007B76CE" w14:paraId="0000015B" w14:textId="77777777">
      <w:pPr>
        <w:pStyle w:val="titulo4"/>
        <w:rPr>
          <w:color w:val="111111"/>
          <w:highlight w:val="white"/>
        </w:rPr>
      </w:pPr>
      <w:bookmarkStart w:name="_heading=h.4f1mdlm" w:colFirst="0" w:colLast="0" w:id="65"/>
      <w:bookmarkStart w:name="_Toc43239403" w:id="66"/>
      <w:bookmarkEnd w:id="65"/>
      <w:r>
        <w:t>2.2.3.3 Object Relational Mapping - ORM</w:t>
      </w:r>
      <w:bookmarkEnd w:id="66"/>
      <w:r>
        <w:t xml:space="preserve"> </w:t>
      </w:r>
    </w:p>
    <w:p w:rsidR="00583051" w:rsidP="003B66E0" w:rsidRDefault="007B76CE" w14:paraId="0000015C" w14:textId="77777777">
      <w:pPr>
        <w:spacing w:line="360" w:lineRule="auto"/>
        <w:ind w:firstLine="567"/>
        <w:jc w:val="both"/>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Pr>
        <w:t xml:space="preserve">Atualmente, como nos assegura Oliveira (2014), existem dois paradigmas muito utilizados no desenvolvimento de </w:t>
      </w:r>
      <w:r>
        <w:rPr>
          <w:rFonts w:ascii="Times New Roman" w:hAnsi="Times New Roman" w:eastAsia="Times New Roman" w:cs="Times New Roman"/>
          <w:i/>
          <w:color w:val="111111"/>
          <w:sz w:val="24"/>
          <w:szCs w:val="24"/>
        </w:rPr>
        <w:t>software</w:t>
      </w:r>
      <w:r>
        <w:rPr>
          <w:rFonts w:ascii="Times New Roman" w:hAnsi="Times New Roman" w:eastAsia="Times New Roman" w:cs="Times New Roman"/>
          <w:color w:val="111111"/>
          <w:sz w:val="24"/>
          <w:szCs w:val="24"/>
        </w:rPr>
        <w:t>: Orientado a objeto e relacional.</w:t>
      </w:r>
    </w:p>
    <w:p w:rsidR="00583051" w:rsidP="003B66E0" w:rsidRDefault="007B76CE" w14:paraId="0000015D"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paradigma orientado a objeto possibilita criar unidades de código mais próximas da forma como os seres humanos pensam e agem, facilitando o processo de transformação das necessidades diárias para uma linguagem de programação (LEITE, 2018).</w:t>
      </w:r>
    </w:p>
    <w:p w:rsidR="00583051" w:rsidP="003B66E0" w:rsidRDefault="007B76CE" w14:paraId="0000015E"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Conforme Date (2003), o paradigma relacional é baseado na Álgebra Relacional. Em tal paradigma os dados são armazenados em tuplas em conjunto de atributos constituídos por tipo de dado e valor. A definição de um domínio ou combinação de domínios que identifica individualmente cada elemento da relação é chamada de chave primária, enquanto a identificação da relação entre os itens únicos da tabela é dada por uma chave estrangeira. Conceito também abordado na seção sobre MySQL (2.2.2.4).</w:t>
      </w:r>
    </w:p>
    <w:p w:rsidR="00583051" w:rsidP="003B66E0" w:rsidRDefault="007B76CE" w14:paraId="0000015F"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color w:val="111111"/>
          <w:sz w:val="24"/>
          <w:szCs w:val="24"/>
        </w:rPr>
        <w:t>Persistir o estado de um objeto, isto é, uma representação abstrata de algo tangível, é um requisito fundamental para a grande parte das aplicações.  A fim de manter os dados, precisa-se de um armazenamento que não seja volátil, como por exemplo, as bases de dados (KONDA, 2014).</w:t>
      </w:r>
    </w:p>
    <w:p w:rsidR="00583051" w:rsidP="003B66E0" w:rsidRDefault="007B76CE" w14:paraId="00000160" w14:textId="77777777">
      <w:pPr>
        <w:spacing w:line="360" w:lineRule="auto"/>
        <w:ind w:firstLine="567"/>
        <w:jc w:val="both"/>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Pr>
        <w:t xml:space="preserve">Ao desenvolver uma aplicação, como aborda Konda (2014) normalmente espera-se que os dados armazenados ultrapassem o tempo de vida útil da própria aplicação que os salvou, afinal, uma aplicação pode migrar de uma plataforma para outra e mesmo assim manipular o mesmo conjunto de dados. Atualmente, grande parte do número dos bancos de dados do mercado fazem uso do paradigma relacional e portanto, quando utilizados levam consigo tal conceito. </w:t>
      </w:r>
    </w:p>
    <w:p w:rsidR="00583051" w:rsidP="003B66E0" w:rsidRDefault="007B76CE" w14:paraId="00000161" w14:textId="77777777">
      <w:pPr>
        <w:spacing w:line="360" w:lineRule="auto"/>
        <w:ind w:firstLine="567"/>
        <w:jc w:val="both"/>
        <w:rPr>
          <w:rFonts w:ascii="Times New Roman" w:hAnsi="Times New Roman" w:eastAsia="Times New Roman" w:cs="Times New Roman"/>
          <w:i/>
          <w:color w:val="111111"/>
          <w:sz w:val="24"/>
          <w:szCs w:val="24"/>
        </w:rPr>
      </w:pPr>
      <w:r>
        <w:rPr>
          <w:rFonts w:ascii="Times New Roman" w:hAnsi="Times New Roman" w:eastAsia="Times New Roman" w:cs="Times New Roman"/>
          <w:color w:val="111111"/>
          <w:sz w:val="24"/>
          <w:szCs w:val="24"/>
        </w:rPr>
        <w:t xml:space="preserve">Nesse cenário, como bem defende Cordeiro (2014), temos dois paradigmas diferentes que precisam de uma integração. Ao persistir um dado de uma aplicação em um banco de dados, as </w:t>
      </w:r>
      <w:r>
        <w:rPr>
          <w:rFonts w:ascii="Times New Roman" w:hAnsi="Times New Roman" w:eastAsia="Times New Roman" w:cs="Times New Roman"/>
          <w:color w:val="111111"/>
          <w:sz w:val="24"/>
          <w:szCs w:val="24"/>
        </w:rPr>
        <w:lastRenderedPageBreak/>
        <w:t xml:space="preserve">diferenças entre ambos os modelos precisam ser ajustadas. Some isso ao fato da existência de conceitos como polimorfismo, herança, composição e diversas outras características do modelo orientado a objeto que não estão presentes no modelo relacional. A essas diferença de paradigmas dá-se um nome: Impedância de objeto relacional, ou também conhecido no Inglês como </w:t>
      </w:r>
      <w:r>
        <w:rPr>
          <w:rFonts w:ascii="Times New Roman" w:hAnsi="Times New Roman" w:eastAsia="Times New Roman" w:cs="Times New Roman"/>
          <w:i/>
          <w:color w:val="111111"/>
          <w:sz w:val="24"/>
          <w:szCs w:val="24"/>
        </w:rPr>
        <w:t>Impedance Mismatch.</w:t>
      </w:r>
    </w:p>
    <w:p w:rsidR="00583051" w:rsidP="003B66E0" w:rsidRDefault="007B76CE" w14:paraId="00000162" w14:textId="77777777">
      <w:pPr>
        <w:spacing w:line="360" w:lineRule="auto"/>
        <w:ind w:firstLine="567"/>
        <w:jc w:val="both"/>
        <w:rPr>
          <w:rFonts w:ascii="Times New Roman" w:hAnsi="Times New Roman" w:eastAsia="Times New Roman" w:cs="Times New Roman"/>
          <w:color w:val="111111"/>
          <w:sz w:val="24"/>
          <w:szCs w:val="24"/>
        </w:rPr>
      </w:pPr>
      <w:r w:rsidRPr="00AC7104">
        <w:rPr>
          <w:rFonts w:ascii="Times New Roman" w:hAnsi="Times New Roman" w:eastAsia="Times New Roman" w:cs="Times New Roman"/>
          <w:i/>
          <w:iCs/>
          <w:color w:val="111111"/>
          <w:sz w:val="24"/>
          <w:szCs w:val="24"/>
        </w:rPr>
        <w:t>Object Relational Mapping</w:t>
      </w:r>
      <w:r>
        <w:rPr>
          <w:rFonts w:ascii="Times New Roman" w:hAnsi="Times New Roman" w:eastAsia="Times New Roman" w:cs="Times New Roman"/>
          <w:color w:val="111111"/>
          <w:sz w:val="24"/>
          <w:szCs w:val="24"/>
        </w:rPr>
        <w:t xml:space="preserve"> (ORM), segundo Oliveira (2014), é um conceito que objetiva resolver a problemática da impedância citada no parágrafo anterior, isto é, transformar as informações de um banco de dados, que estão no modelo relacional para classes, no paradigma Orientado a Objetos de um modo fácil.</w:t>
      </w:r>
    </w:p>
    <w:p w:rsidR="00583051" w:rsidP="003B66E0" w:rsidRDefault="007B76CE" w14:paraId="00000163" w14:textId="77777777">
      <w:pPr>
        <w:spacing w:line="360" w:lineRule="auto"/>
        <w:ind w:firstLine="567"/>
        <w:jc w:val="both"/>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Pr>
        <w:t xml:space="preserve">      </w:t>
      </w:r>
      <w:r>
        <w:rPr>
          <w:rFonts w:ascii="Times New Roman" w:hAnsi="Times New Roman" w:eastAsia="Times New Roman" w:cs="Times New Roman"/>
          <w:color w:val="111111"/>
          <w:sz w:val="24"/>
          <w:szCs w:val="24"/>
        </w:rPr>
        <w:tab/>
      </w:r>
      <w:r>
        <w:rPr>
          <w:rFonts w:ascii="Times New Roman" w:hAnsi="Times New Roman" w:eastAsia="Times New Roman" w:cs="Times New Roman"/>
          <w:color w:val="111111"/>
          <w:sz w:val="24"/>
          <w:szCs w:val="24"/>
        </w:rPr>
        <w:t>“Como toda especificação, existem as implementações e toda linguagem orientada a objetos possui muitas delas. Atualmente, no universo Java, o mais utilizado é a ferramenta denominada Hibernate” (CORDEIRO, 2014).</w:t>
      </w:r>
    </w:p>
    <w:p w:rsidR="00583051" w:rsidP="003B66E0" w:rsidRDefault="007B76CE" w14:paraId="00000164" w14:textId="77777777">
      <w:pPr>
        <w:spacing w:line="360" w:lineRule="auto"/>
        <w:ind w:firstLine="567"/>
        <w:jc w:val="both"/>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Pr>
        <w:t>No aplicativo desenvolvido para o presente trabalho, usou-se o framework ORM Hibernate.</w:t>
      </w:r>
    </w:p>
    <w:p w:rsidR="00583051" w:rsidP="003B66E0" w:rsidRDefault="007B76CE" w14:paraId="00000165" w14:textId="77777777">
      <w:pPr>
        <w:spacing w:line="360" w:lineRule="auto"/>
        <w:ind w:firstLine="567"/>
        <w:jc w:val="both"/>
        <w:rPr>
          <w:rFonts w:ascii="Times New Roman" w:hAnsi="Times New Roman" w:eastAsia="Times New Roman" w:cs="Times New Roman"/>
          <w:color w:val="111111"/>
          <w:sz w:val="24"/>
          <w:szCs w:val="24"/>
        </w:rPr>
      </w:pPr>
      <w:r>
        <w:rPr>
          <w:rFonts w:ascii="Times New Roman" w:hAnsi="Times New Roman" w:eastAsia="Times New Roman" w:cs="Times New Roman"/>
          <w:color w:val="111111"/>
          <w:sz w:val="24"/>
          <w:szCs w:val="24"/>
        </w:rPr>
        <w:t>Como afirma Konda (2014), um</w:t>
      </w:r>
      <w:r w:rsidRPr="00AC7104">
        <w:rPr>
          <w:rFonts w:ascii="Times New Roman" w:hAnsi="Times New Roman" w:eastAsia="Times New Roman" w:cs="Times New Roman"/>
          <w:i/>
          <w:iCs/>
          <w:color w:val="111111"/>
          <w:sz w:val="24"/>
          <w:szCs w:val="24"/>
        </w:rPr>
        <w:t xml:space="preserve"> framework</w:t>
      </w:r>
      <w:r>
        <w:rPr>
          <w:rFonts w:ascii="Times New Roman" w:hAnsi="Times New Roman" w:eastAsia="Times New Roman" w:cs="Times New Roman"/>
          <w:color w:val="111111"/>
          <w:sz w:val="24"/>
          <w:szCs w:val="24"/>
        </w:rPr>
        <w:t xml:space="preserve"> ORM torna-se muito útil na hora de realizar consultas, manipular dados e até mesmo a gerar relatórios complexos. A verbosidade de um SQL puro não é necessária, nem mesmo os loops feitos para popular objetos. Tudo isso já está abstraído pela ferramenta ORM. </w:t>
      </w:r>
    </w:p>
    <w:p w:rsidR="00583051" w:rsidP="003B66E0" w:rsidRDefault="007B76CE" w14:paraId="00000166"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color w:val="111111"/>
          <w:sz w:val="24"/>
          <w:szCs w:val="24"/>
        </w:rPr>
        <w:t>Outra vantagem, segundo Leite (2018), é a portabilidade da aplicação entre banco de dados e tratamento de acesso simultâneo.</w:t>
      </w:r>
    </w:p>
    <w:p w:rsidR="00583051" w:rsidP="00FA1306" w:rsidRDefault="007B76CE" w14:paraId="00000167" w14:textId="77777777">
      <w:pPr>
        <w:pStyle w:val="titulo4"/>
      </w:pPr>
      <w:bookmarkStart w:name="_heading=h.2u6wntf" w:colFirst="0" w:colLast="0" w:id="67"/>
      <w:bookmarkStart w:name="_Toc43239404" w:id="68"/>
      <w:bookmarkEnd w:id="67"/>
      <w:r>
        <w:t>2.2.3.4 REST</w:t>
      </w:r>
      <w:bookmarkEnd w:id="68"/>
      <w:r>
        <w:t xml:space="preserve"> </w:t>
      </w:r>
    </w:p>
    <w:p w:rsidR="00583051" w:rsidP="003B66E0" w:rsidRDefault="007B76CE" w14:paraId="00000168" w14:textId="77777777">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b/>
      </w:r>
      <w:r>
        <w:rPr>
          <w:rFonts w:ascii="Times New Roman" w:hAnsi="Times New Roman" w:eastAsia="Times New Roman" w:cs="Times New Roman"/>
          <w:sz w:val="24"/>
          <w:szCs w:val="24"/>
          <w:highlight w:val="white"/>
        </w:rPr>
        <w:t>Sistemas sem integração com outros sistemas externos vivem isolados em silos de dados, algo cada vez mais raro, já que a necessidade de se integrar com outros sistemas é crescente. Por isso, ao desenvolver uma nova aplicação, pensa-se em como será sua integração com outras no futuro (SILVEIRA et al., 2012).</w:t>
      </w:r>
    </w:p>
    <w:p w:rsidR="00583051" w:rsidP="003B66E0" w:rsidRDefault="007B76CE" w14:paraId="00000169" w14:textId="77777777">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REST é um acrônimo para </w:t>
      </w:r>
      <w:r>
        <w:rPr>
          <w:rFonts w:ascii="Times New Roman" w:hAnsi="Times New Roman" w:eastAsia="Times New Roman" w:cs="Times New Roman"/>
          <w:i/>
          <w:sz w:val="24"/>
          <w:szCs w:val="24"/>
          <w:highlight w:val="white"/>
        </w:rPr>
        <w:t xml:space="preserve">Representational State Transfer </w:t>
      </w:r>
      <w:r>
        <w:rPr>
          <w:rFonts w:ascii="Times New Roman" w:hAnsi="Times New Roman" w:eastAsia="Times New Roman" w:cs="Times New Roman"/>
          <w:sz w:val="24"/>
          <w:szCs w:val="24"/>
          <w:highlight w:val="white"/>
        </w:rPr>
        <w:t xml:space="preserve">(Representação do estado de transferência). O mesmo é um conceito arquitetural de </w:t>
      </w:r>
      <w:r>
        <w:rPr>
          <w:rFonts w:ascii="Times New Roman" w:hAnsi="Times New Roman" w:eastAsia="Times New Roman" w:cs="Times New Roman"/>
          <w:i/>
          <w:sz w:val="24"/>
          <w:szCs w:val="24"/>
          <w:highlight w:val="white"/>
        </w:rPr>
        <w:t>software</w:t>
      </w:r>
      <w:r>
        <w:rPr>
          <w:rFonts w:ascii="Times New Roman" w:hAnsi="Times New Roman" w:eastAsia="Times New Roman" w:cs="Times New Roman"/>
          <w:sz w:val="24"/>
          <w:szCs w:val="24"/>
          <w:highlight w:val="white"/>
        </w:rPr>
        <w:t xml:space="preserve"> e não uma linguagem de programação ou tecnologia (</w:t>
      </w:r>
      <w:r>
        <w:rPr>
          <w:rFonts w:ascii="Times New Roman" w:hAnsi="Times New Roman" w:eastAsia="Times New Roman" w:cs="Times New Roman"/>
          <w:color w:val="111111"/>
          <w:sz w:val="24"/>
          <w:szCs w:val="24"/>
          <w:highlight w:val="white"/>
        </w:rPr>
        <w:t>SUBRAMANIAN e PETHURU, 2019</w:t>
      </w:r>
      <w:r>
        <w:rPr>
          <w:rFonts w:ascii="Times New Roman" w:hAnsi="Times New Roman" w:eastAsia="Times New Roman" w:cs="Times New Roman"/>
          <w:sz w:val="24"/>
          <w:szCs w:val="24"/>
          <w:highlight w:val="white"/>
        </w:rPr>
        <w:t>).</w:t>
      </w:r>
    </w:p>
    <w:p w:rsidR="00583051" w:rsidP="003B66E0" w:rsidRDefault="007B76CE" w14:paraId="0000016A" w14:textId="77777777">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Como já visto na seção 2.2.2.2, serviços </w:t>
      </w:r>
      <w:r>
        <w:rPr>
          <w:rFonts w:ascii="Times New Roman" w:hAnsi="Times New Roman" w:eastAsia="Times New Roman" w:cs="Times New Roman"/>
          <w:i/>
          <w:sz w:val="24"/>
          <w:szCs w:val="24"/>
          <w:highlight w:val="white"/>
        </w:rPr>
        <w:t>web</w:t>
      </w:r>
      <w:r>
        <w:rPr>
          <w:rFonts w:ascii="Times New Roman" w:hAnsi="Times New Roman" w:eastAsia="Times New Roman" w:cs="Times New Roman"/>
          <w:sz w:val="24"/>
          <w:szCs w:val="24"/>
          <w:highlight w:val="white"/>
        </w:rPr>
        <w:t xml:space="preserve"> são funcionalidades de </w:t>
      </w:r>
      <w:r>
        <w:rPr>
          <w:rFonts w:ascii="Times New Roman" w:hAnsi="Times New Roman" w:eastAsia="Times New Roman" w:cs="Times New Roman"/>
          <w:i/>
          <w:sz w:val="24"/>
          <w:szCs w:val="24"/>
          <w:highlight w:val="white"/>
        </w:rPr>
        <w:t>software</w:t>
      </w:r>
      <w:r>
        <w:rPr>
          <w:rFonts w:ascii="Times New Roman" w:hAnsi="Times New Roman" w:eastAsia="Times New Roman" w:cs="Times New Roman"/>
          <w:sz w:val="24"/>
          <w:szCs w:val="24"/>
          <w:highlight w:val="white"/>
        </w:rPr>
        <w:t xml:space="preserve"> providas por um conjunto de sistemas computacionais para um outro conjunto distinto. Tais </w:t>
      </w:r>
      <w:r>
        <w:rPr>
          <w:rFonts w:ascii="Times New Roman" w:hAnsi="Times New Roman" w:eastAsia="Times New Roman" w:cs="Times New Roman"/>
          <w:i/>
          <w:sz w:val="24"/>
          <w:szCs w:val="24"/>
          <w:highlight w:val="white"/>
        </w:rPr>
        <w:t>softwares</w:t>
      </w:r>
      <w:r>
        <w:rPr>
          <w:rFonts w:ascii="Times New Roman" w:hAnsi="Times New Roman" w:eastAsia="Times New Roman" w:cs="Times New Roman"/>
          <w:sz w:val="24"/>
          <w:szCs w:val="24"/>
          <w:highlight w:val="white"/>
        </w:rPr>
        <w:t xml:space="preserve"> comunicam-se usando o protocolo abordado na seção </w:t>
      </w:r>
      <w:r>
        <w:rPr>
          <w:rFonts w:ascii="Times New Roman" w:hAnsi="Times New Roman" w:eastAsia="Times New Roman" w:cs="Times New Roman"/>
          <w:sz w:val="24"/>
          <w:szCs w:val="24"/>
        </w:rPr>
        <w:t>2.2.2.1</w:t>
      </w: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color w:val="111111"/>
          <w:sz w:val="24"/>
          <w:szCs w:val="24"/>
          <w:highlight w:val="white"/>
        </w:rPr>
        <w:t>SUBRAMANIAN e PETHURU, 2019</w:t>
      </w:r>
      <w:r>
        <w:rPr>
          <w:rFonts w:ascii="Times New Roman" w:hAnsi="Times New Roman" w:eastAsia="Times New Roman" w:cs="Times New Roman"/>
          <w:sz w:val="24"/>
          <w:szCs w:val="24"/>
          <w:highlight w:val="white"/>
        </w:rPr>
        <w:t>).</w:t>
      </w:r>
    </w:p>
    <w:p w:rsidR="00583051" w:rsidP="003B66E0" w:rsidRDefault="007B76CE" w14:paraId="0000016B" w14:textId="77777777">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lastRenderedPageBreak/>
        <w:t xml:space="preserve">Segundo Araújo, o estilo REST é um conjunto de práticas de engenharia de </w:t>
      </w:r>
      <w:r>
        <w:rPr>
          <w:rFonts w:ascii="Times New Roman" w:hAnsi="Times New Roman" w:eastAsia="Times New Roman" w:cs="Times New Roman"/>
          <w:i/>
          <w:sz w:val="24"/>
          <w:szCs w:val="24"/>
          <w:highlight w:val="white"/>
        </w:rPr>
        <w:t>software</w:t>
      </w:r>
      <w:r>
        <w:rPr>
          <w:rFonts w:ascii="Times New Roman" w:hAnsi="Times New Roman" w:eastAsia="Times New Roman" w:cs="Times New Roman"/>
          <w:sz w:val="24"/>
          <w:szCs w:val="24"/>
          <w:highlight w:val="white"/>
        </w:rPr>
        <w:t xml:space="preserve"> que contém requisitos que devem ser usados para criar serviços </w:t>
      </w:r>
      <w:r>
        <w:rPr>
          <w:rFonts w:ascii="Times New Roman" w:hAnsi="Times New Roman" w:eastAsia="Times New Roman" w:cs="Times New Roman"/>
          <w:i/>
          <w:sz w:val="24"/>
          <w:szCs w:val="24"/>
          <w:highlight w:val="white"/>
        </w:rPr>
        <w:t>webs</w:t>
      </w:r>
      <w:r>
        <w:rPr>
          <w:rFonts w:ascii="Times New Roman" w:hAnsi="Times New Roman" w:eastAsia="Times New Roman" w:cs="Times New Roman"/>
          <w:sz w:val="24"/>
          <w:szCs w:val="24"/>
          <w:highlight w:val="white"/>
        </w:rPr>
        <w:t xml:space="preserve"> em sistemas distribuídos. O padrão arquitetural provê um conjunto de regras de design a fim de criar serviços mostrados como recursos e, em alguns casos, fontes de informações específicas como dados e funcionalidades.</w:t>
      </w:r>
    </w:p>
    <w:p w:rsidR="00583051" w:rsidP="003B66E0" w:rsidRDefault="007B76CE" w14:paraId="0000016C" w14:textId="22652643">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Segundo Silvera et al (2012), na abordagem orientada a serviços tradicional, a tendência é forçar os desenvolvedores a criarem múltiplas operações, além de diversos tipos de dados. Por exemplo, um sistema simples, com tipos representando clientes, compras, produtos e pagamentos, possui também diversas operações (serviços), como mostrado na figura 3.</w:t>
      </w:r>
    </w:p>
    <w:p w:rsidR="00E45F35" w:rsidRDefault="00E45F35" w14:paraId="1D7990B1" w14:textId="77777777">
      <w:pPr>
        <w:spacing w:line="360" w:lineRule="auto"/>
        <w:ind w:firstLine="720"/>
        <w:jc w:val="both"/>
        <w:rPr>
          <w:rFonts w:ascii="Times New Roman" w:hAnsi="Times New Roman" w:eastAsia="Times New Roman" w:cs="Times New Roman"/>
          <w:sz w:val="20"/>
          <w:szCs w:val="20"/>
          <w:highlight w:val="white"/>
        </w:rPr>
      </w:pPr>
    </w:p>
    <w:p w:rsidR="00E45F35" w:rsidP="00E45F35" w:rsidRDefault="00E45F35" w14:paraId="771CCD8E" w14:textId="12342C91">
      <w:pPr>
        <w:pStyle w:val="figuras"/>
      </w:pPr>
      <w:bookmarkStart w:name="_Toc43239474" w:id="69"/>
      <w:r>
        <w:t xml:space="preserve">Figura </w:t>
      </w:r>
      <w:r>
        <w:fldChar w:fldCharType="begin"/>
      </w:r>
      <w:r>
        <w:instrText> SEQ Figura \* ARABIC </w:instrText>
      </w:r>
      <w:r>
        <w:fldChar w:fldCharType="separate"/>
      </w:r>
      <w:r w:rsidR="009549CC">
        <w:rPr>
          <w:noProof/>
        </w:rPr>
        <w:t>3</w:t>
      </w:r>
      <w:r>
        <w:fldChar w:fldCharType="end"/>
      </w:r>
      <w:r>
        <w:t xml:space="preserve"> - </w:t>
      </w:r>
      <w:r w:rsidRPr="002C52A0">
        <w:t>Tipos, operações e endereços em uma abordagem orientada a Serviços.</w:t>
      </w:r>
      <w:bookmarkEnd w:id="69"/>
    </w:p>
    <w:p w:rsidR="00583051" w:rsidP="008B4BA1" w:rsidRDefault="007B76CE" w14:paraId="0000016E" w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noProof/>
          <w:sz w:val="24"/>
          <w:szCs w:val="24"/>
          <w:highlight w:val="white"/>
        </w:rPr>
        <w:drawing>
          <wp:inline distT="114300" distB="114300" distL="114300" distR="114300" wp14:anchorId="180D7B79" wp14:editId="58469E22">
            <wp:extent cx="5734050" cy="1346200"/>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4050" cy="1346200"/>
                    </a:xfrm>
                    <a:prstGeom prst="rect">
                      <a:avLst/>
                    </a:prstGeom>
                    <a:ln/>
                  </pic:spPr>
                </pic:pic>
              </a:graphicData>
            </a:graphic>
          </wp:inline>
        </w:drawing>
      </w:r>
      <w:r w:rsidRPr="00A72E5D" w:rsidR="007B76CE">
        <w:rPr>
          <w:rStyle w:val="figurasChar"/>
          <w:rFonts w:eastAsia="Arial"/>
        </w:rPr>
        <w:t xml:space="preserve">Fonte:  </w:t>
      </w:r>
      <w:r w:rsidRPr="00A72E5D" w:rsidR="007B76CE">
        <w:rPr>
          <w:rStyle w:val="figurasChar"/>
          <w:rFonts w:eastAsia="Arial"/>
          <w:highlight w:val="white"/>
        </w:rPr>
        <w:t>Silveira et al. (2012).</w:t>
      </w:r>
    </w:p>
    <w:p w:rsidR="00583051" w:rsidRDefault="00583051" w14:paraId="0000016F" w14:textId="77777777">
      <w:pPr>
        <w:spacing w:line="360" w:lineRule="auto"/>
        <w:ind w:firstLine="720"/>
        <w:jc w:val="both"/>
        <w:rPr>
          <w:rFonts w:ascii="Times New Roman" w:hAnsi="Times New Roman" w:eastAsia="Times New Roman" w:cs="Times New Roman"/>
          <w:sz w:val="24"/>
          <w:szCs w:val="24"/>
          <w:highlight w:val="white"/>
        </w:rPr>
      </w:pPr>
    </w:p>
    <w:p w:rsidR="00583051" w:rsidP="003B66E0" w:rsidRDefault="007B76CE" w14:paraId="00000170" w14:textId="77777777">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No padrão REST, ainda segundo o autor, é possível alterar essa forma de exposição do sistema ao disponibilizar mais endereços em uma URI que tenha como base a entidade (recurso) acessado, a figura abaixo mostra a mudança. </w:t>
      </w:r>
    </w:p>
    <w:p w:rsidR="00583051" w:rsidRDefault="00583051" w14:paraId="00000171" w14:textId="77777777">
      <w:pPr>
        <w:spacing w:line="360" w:lineRule="auto"/>
        <w:ind w:firstLine="720"/>
        <w:jc w:val="both"/>
        <w:rPr>
          <w:rFonts w:ascii="Times New Roman" w:hAnsi="Times New Roman" w:eastAsia="Times New Roman" w:cs="Times New Roman"/>
          <w:sz w:val="24"/>
          <w:szCs w:val="24"/>
          <w:highlight w:val="white"/>
        </w:rPr>
      </w:pPr>
    </w:p>
    <w:p w:rsidR="00CA5776" w:rsidP="00CA5776" w:rsidRDefault="00CA5776" w14:paraId="28025DA2" w14:textId="0247AD3B">
      <w:pPr>
        <w:pStyle w:val="figuras"/>
      </w:pPr>
      <w:bookmarkStart w:name="_Toc43239475" w:id="70"/>
      <w:r>
        <w:t xml:space="preserve">Figura </w:t>
      </w:r>
      <w:r>
        <w:fldChar w:fldCharType="begin"/>
      </w:r>
      <w:r>
        <w:instrText> SEQ Figura \* ARABIC </w:instrText>
      </w:r>
      <w:r>
        <w:fldChar w:fldCharType="separate"/>
      </w:r>
      <w:r w:rsidR="009549CC">
        <w:rPr>
          <w:noProof/>
        </w:rPr>
        <w:t>4</w:t>
      </w:r>
      <w:r>
        <w:fldChar w:fldCharType="end"/>
      </w:r>
      <w:r>
        <w:t xml:space="preserve"> - </w:t>
      </w:r>
      <w:r w:rsidRPr="00523DEB">
        <w:t>Tipos, operações e endereços em uma abordagem REST</w:t>
      </w:r>
      <w:bookmarkEnd w:id="70"/>
    </w:p>
    <w:p w:rsidR="00583051" w:rsidP="008B4BA1" w:rsidRDefault="007B76CE" w14:paraId="00000173" w14:textId="77777777">
      <w:pPr>
        <w:spacing w:line="36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noProof/>
          <w:sz w:val="24"/>
          <w:szCs w:val="24"/>
          <w:highlight w:val="white"/>
        </w:rPr>
        <w:drawing>
          <wp:inline distT="114300" distB="114300" distL="114300" distR="114300" wp14:anchorId="282D5BA4" wp14:editId="6F215B85">
            <wp:extent cx="5734050" cy="1485900"/>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4050" cy="1485900"/>
                    </a:xfrm>
                    <a:prstGeom prst="rect">
                      <a:avLst/>
                    </a:prstGeom>
                    <a:ln/>
                  </pic:spPr>
                </pic:pic>
              </a:graphicData>
            </a:graphic>
          </wp:inline>
        </w:drawing>
      </w:r>
    </w:p>
    <w:p w:rsidR="00583051" w:rsidP="00A72E5D" w:rsidRDefault="007B76CE" w14:paraId="00000174" w14:textId="77777777">
      <w:pPr>
        <w:pStyle w:val="figuras"/>
        <w:rPr>
          <w:highlight w:val="white"/>
        </w:rPr>
      </w:pPr>
      <w:r>
        <w:t xml:space="preserve">Fonte:  </w:t>
      </w:r>
      <w:r>
        <w:rPr>
          <w:highlight w:val="white"/>
        </w:rPr>
        <w:t>Silveira et al. (2012)</w:t>
      </w:r>
    </w:p>
    <w:p w:rsidR="00583051" w:rsidRDefault="00583051" w14:paraId="00000175" w14:textId="77777777">
      <w:pPr>
        <w:spacing w:line="360" w:lineRule="auto"/>
        <w:ind w:firstLine="720"/>
        <w:jc w:val="both"/>
        <w:rPr>
          <w:rFonts w:ascii="Times New Roman" w:hAnsi="Times New Roman" w:eastAsia="Times New Roman" w:cs="Times New Roman"/>
          <w:sz w:val="24"/>
          <w:szCs w:val="24"/>
          <w:highlight w:val="white"/>
        </w:rPr>
      </w:pPr>
    </w:p>
    <w:p w:rsidR="00583051" w:rsidP="003B66E0" w:rsidRDefault="007B76CE" w14:paraId="00000176" w14:textId="77777777">
      <w:pPr>
        <w:spacing w:line="360" w:lineRule="auto"/>
        <w:ind w:firstLine="567"/>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 xml:space="preserve">Conforme visto na figura 4 e enfatizado por Araújo (2019), no padrão REST não é incluída na URI a ação que quer-se performar. A operação é inferida através do método HTTP (seção 2.2.2.1) enviado. </w:t>
      </w:r>
    </w:p>
    <w:p w:rsidR="00583051" w:rsidP="003B66E0" w:rsidRDefault="007B76CE" w14:paraId="00000177" w14:textId="77777777">
      <w:pPr>
        <w:spacing w:line="360" w:lineRule="auto"/>
        <w:ind w:firstLine="567"/>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sz w:val="24"/>
          <w:szCs w:val="24"/>
          <w:highlight w:val="white"/>
        </w:rPr>
        <w:lastRenderedPageBreak/>
        <w:t xml:space="preserve">Para ilustrar o conceito, seria interessante imaginar o seguinte exemplo: </w:t>
      </w:r>
      <w:r>
        <w:rPr>
          <w:rFonts w:ascii="Times New Roman" w:hAnsi="Times New Roman" w:eastAsia="Times New Roman" w:cs="Times New Roman"/>
          <w:color w:val="111111"/>
          <w:sz w:val="24"/>
          <w:szCs w:val="24"/>
          <w:highlight w:val="white"/>
        </w:rPr>
        <w:t xml:space="preserve">o usuário acessa o recurso </w:t>
      </w:r>
      <w:r>
        <w:rPr>
          <w:rFonts w:ascii="Times New Roman" w:hAnsi="Times New Roman" w:eastAsia="Times New Roman" w:cs="Times New Roman"/>
          <w:i/>
          <w:color w:val="111111"/>
          <w:sz w:val="24"/>
          <w:szCs w:val="24"/>
          <w:highlight w:val="white"/>
        </w:rPr>
        <w:t>/compra/id</w:t>
      </w:r>
      <w:r>
        <w:rPr>
          <w:rFonts w:ascii="Times New Roman" w:hAnsi="Times New Roman" w:eastAsia="Times New Roman" w:cs="Times New Roman"/>
          <w:color w:val="111111"/>
          <w:sz w:val="24"/>
          <w:szCs w:val="24"/>
          <w:highlight w:val="white"/>
        </w:rPr>
        <w:t xml:space="preserve"> passando um método HTTP </w:t>
      </w:r>
      <w:r>
        <w:rPr>
          <w:rFonts w:ascii="Times New Roman" w:hAnsi="Times New Roman" w:eastAsia="Times New Roman" w:cs="Times New Roman"/>
          <w:i/>
          <w:color w:val="111111"/>
          <w:sz w:val="24"/>
          <w:szCs w:val="24"/>
          <w:highlight w:val="white"/>
        </w:rPr>
        <w:t>PUT</w:t>
      </w:r>
      <w:r>
        <w:rPr>
          <w:rFonts w:ascii="Times New Roman" w:hAnsi="Times New Roman" w:eastAsia="Times New Roman" w:cs="Times New Roman"/>
          <w:color w:val="111111"/>
          <w:sz w:val="24"/>
          <w:szCs w:val="24"/>
          <w:highlight w:val="white"/>
        </w:rPr>
        <w:t xml:space="preserve">, tal método, de acordo com RFC 2616 Fielding, et al. é conhecido por mudar a representação de um recurso no servidor, logo pode-se induzir que ao acessar o recurso </w:t>
      </w:r>
      <w:r>
        <w:rPr>
          <w:rFonts w:ascii="Times New Roman" w:hAnsi="Times New Roman" w:eastAsia="Times New Roman" w:cs="Times New Roman"/>
          <w:i/>
          <w:color w:val="111111"/>
          <w:sz w:val="24"/>
          <w:szCs w:val="24"/>
          <w:highlight w:val="white"/>
        </w:rPr>
        <w:t>/compra/id</w:t>
      </w:r>
      <w:r>
        <w:rPr>
          <w:rFonts w:ascii="Times New Roman" w:hAnsi="Times New Roman" w:eastAsia="Times New Roman" w:cs="Times New Roman"/>
          <w:color w:val="111111"/>
          <w:sz w:val="24"/>
          <w:szCs w:val="24"/>
          <w:highlight w:val="white"/>
        </w:rPr>
        <w:t xml:space="preserve"> através desse método quer-se, na verdade, atualizar dados da compra com o id informado.</w:t>
      </w:r>
    </w:p>
    <w:p w:rsidR="00583051" w:rsidP="003B66E0" w:rsidRDefault="007B76CE" w14:paraId="00000178" w14:textId="77777777">
      <w:pPr>
        <w:spacing w:line="360" w:lineRule="auto"/>
        <w:ind w:firstLine="567"/>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 xml:space="preserve">Com a utilização do padrão apresentado, o dado acessado no serviço possui uma representação mais abstrata orientada ao método passado e não somente a nomenclatura da operação, com isso, a URI torna-se mais fácil de lembrar, menor e fala por si só. </w:t>
      </w:r>
    </w:p>
    <w:p w:rsidRPr="00A6196C" w:rsidR="00583051" w:rsidP="00FA1306" w:rsidRDefault="007B76CE" w14:paraId="00000179" w14:textId="77777777">
      <w:pPr>
        <w:pStyle w:val="titulo2"/>
        <w:numPr>
          <w:ilvl w:val="0"/>
          <w:numId w:val="0"/>
        </w:numPr>
        <w:ind w:left="426" w:hanging="426"/>
        <w:rPr>
          <w:b/>
          <w:bCs/>
        </w:rPr>
      </w:pPr>
      <w:bookmarkStart w:name="_heading=h.19c6y18" w:colFirst="0" w:colLast="0" w:id="71"/>
      <w:bookmarkStart w:name="_Toc43239405" w:id="72"/>
      <w:bookmarkEnd w:id="71"/>
      <w:r w:rsidRPr="00A6196C">
        <w:rPr>
          <w:b/>
          <w:bCs/>
        </w:rPr>
        <w:t>2.3 Considerações finais</w:t>
      </w:r>
      <w:bookmarkEnd w:id="72"/>
      <w:r w:rsidRPr="00A6196C">
        <w:rPr>
          <w:b/>
          <w:bCs/>
        </w:rPr>
        <w:t xml:space="preserve"> </w:t>
      </w:r>
    </w:p>
    <w:p w:rsidR="00583051" w:rsidP="003B66E0" w:rsidRDefault="007B76CE" w14:paraId="0000017A" w14:textId="77777777">
      <w:pPr>
        <w:spacing w:line="360" w:lineRule="auto"/>
        <w:ind w:firstLine="567"/>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Neste capítulo foram contextualizadas as principais tecnologias de desenvolvimento bem como os padrões empregados escolhidos para o desenvolvimento da aplicação.</w:t>
      </w:r>
    </w:p>
    <w:p w:rsidR="00583051" w:rsidP="003B66E0" w:rsidRDefault="007B76CE" w14:paraId="0000017B" w14:textId="77777777">
      <w:pPr>
        <w:spacing w:line="360" w:lineRule="auto"/>
        <w:ind w:firstLine="567"/>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No Capítulo seguinte, serão discutidos algumas ferramentas disponíveis no mercado atualmente e apresentada a coleta de dados para a elaboração da proposta da ferramenta.</w:t>
      </w:r>
    </w:p>
    <w:p w:rsidR="00583051" w:rsidP="003B66E0" w:rsidRDefault="00583051" w14:paraId="0000017C" w14:textId="77777777">
      <w:pPr>
        <w:spacing w:line="360" w:lineRule="auto"/>
        <w:ind w:firstLine="567"/>
        <w:jc w:val="both"/>
        <w:rPr>
          <w:rFonts w:ascii="Times New Roman" w:hAnsi="Times New Roman" w:eastAsia="Times New Roman" w:cs="Times New Roman"/>
          <w:color w:val="111111"/>
          <w:sz w:val="24"/>
          <w:szCs w:val="24"/>
          <w:highlight w:val="white"/>
        </w:rPr>
      </w:pPr>
    </w:p>
    <w:p w:rsidR="00583051" w:rsidP="003B66E0" w:rsidRDefault="00583051" w14:paraId="0000017D" w14:textId="7E049456">
      <w:pPr>
        <w:spacing w:line="360" w:lineRule="auto"/>
        <w:ind w:firstLine="567"/>
        <w:jc w:val="both"/>
        <w:rPr>
          <w:rFonts w:ascii="Times New Roman" w:hAnsi="Times New Roman" w:eastAsia="Times New Roman" w:cs="Times New Roman"/>
          <w:color w:val="111111"/>
          <w:sz w:val="24"/>
          <w:szCs w:val="24"/>
          <w:highlight w:val="white"/>
        </w:rPr>
      </w:pPr>
    </w:p>
    <w:p w:rsidR="003E47E4" w:rsidP="003B66E0" w:rsidRDefault="003E47E4" w14:paraId="10BBB4B6" w14:textId="0C105B33">
      <w:pPr>
        <w:spacing w:line="360" w:lineRule="auto"/>
        <w:ind w:firstLine="567"/>
        <w:jc w:val="both"/>
        <w:rPr>
          <w:rFonts w:ascii="Times New Roman" w:hAnsi="Times New Roman" w:eastAsia="Times New Roman" w:cs="Times New Roman"/>
          <w:color w:val="111111"/>
          <w:sz w:val="24"/>
          <w:szCs w:val="24"/>
          <w:highlight w:val="white"/>
        </w:rPr>
      </w:pPr>
    </w:p>
    <w:p w:rsidR="003E47E4" w:rsidP="003B66E0" w:rsidRDefault="003E47E4" w14:paraId="6A876607" w14:textId="24C73D66">
      <w:pPr>
        <w:spacing w:line="360" w:lineRule="auto"/>
        <w:ind w:firstLine="567"/>
        <w:jc w:val="both"/>
        <w:rPr>
          <w:rFonts w:ascii="Times New Roman" w:hAnsi="Times New Roman" w:eastAsia="Times New Roman" w:cs="Times New Roman"/>
          <w:color w:val="111111"/>
          <w:sz w:val="24"/>
          <w:szCs w:val="24"/>
          <w:highlight w:val="white"/>
        </w:rPr>
      </w:pPr>
    </w:p>
    <w:p w:rsidR="004560F0" w:rsidP="003B66E0" w:rsidRDefault="004560F0" w14:paraId="0A8B4587" w14:textId="1BF70CDC">
      <w:pPr>
        <w:spacing w:line="360" w:lineRule="auto"/>
        <w:ind w:firstLine="567"/>
        <w:jc w:val="both"/>
        <w:rPr>
          <w:rFonts w:ascii="Times New Roman" w:hAnsi="Times New Roman" w:eastAsia="Times New Roman" w:cs="Times New Roman"/>
          <w:color w:val="111111"/>
          <w:sz w:val="24"/>
          <w:szCs w:val="24"/>
          <w:highlight w:val="white"/>
        </w:rPr>
      </w:pPr>
    </w:p>
    <w:p w:rsidR="004560F0" w:rsidRDefault="004560F0" w14:paraId="6FB50BF7" w14:textId="0F98FDD7">
      <w:pPr>
        <w:spacing w:line="360" w:lineRule="auto"/>
        <w:ind w:firstLine="720"/>
        <w:jc w:val="both"/>
        <w:rPr>
          <w:rFonts w:ascii="Times New Roman" w:hAnsi="Times New Roman" w:eastAsia="Times New Roman" w:cs="Times New Roman"/>
          <w:color w:val="111111"/>
          <w:sz w:val="24"/>
          <w:szCs w:val="24"/>
          <w:highlight w:val="white"/>
        </w:rPr>
      </w:pPr>
    </w:p>
    <w:p w:rsidR="004560F0" w:rsidRDefault="004560F0" w14:paraId="7B4EE55D" w14:textId="1CC20CD6">
      <w:pPr>
        <w:spacing w:line="360" w:lineRule="auto"/>
        <w:ind w:firstLine="720"/>
        <w:jc w:val="both"/>
        <w:rPr>
          <w:rFonts w:ascii="Times New Roman" w:hAnsi="Times New Roman" w:eastAsia="Times New Roman" w:cs="Times New Roman"/>
          <w:color w:val="111111"/>
          <w:sz w:val="24"/>
          <w:szCs w:val="24"/>
          <w:highlight w:val="white"/>
        </w:rPr>
      </w:pPr>
    </w:p>
    <w:p w:rsidR="004560F0" w:rsidRDefault="004560F0" w14:paraId="5B731E85" w14:textId="6A66B7AB">
      <w:pPr>
        <w:spacing w:line="360" w:lineRule="auto"/>
        <w:ind w:firstLine="720"/>
        <w:jc w:val="both"/>
        <w:rPr>
          <w:rFonts w:ascii="Times New Roman" w:hAnsi="Times New Roman" w:eastAsia="Times New Roman" w:cs="Times New Roman"/>
          <w:color w:val="111111"/>
          <w:sz w:val="24"/>
          <w:szCs w:val="24"/>
          <w:highlight w:val="white"/>
        </w:rPr>
      </w:pPr>
    </w:p>
    <w:p w:rsidR="004560F0" w:rsidRDefault="004560F0" w14:paraId="01A115C8" w14:textId="1BCD5A66">
      <w:pPr>
        <w:spacing w:line="360" w:lineRule="auto"/>
        <w:ind w:firstLine="720"/>
        <w:jc w:val="both"/>
        <w:rPr>
          <w:rFonts w:ascii="Times New Roman" w:hAnsi="Times New Roman" w:eastAsia="Times New Roman" w:cs="Times New Roman"/>
          <w:color w:val="111111"/>
          <w:sz w:val="24"/>
          <w:szCs w:val="24"/>
          <w:highlight w:val="white"/>
        </w:rPr>
      </w:pPr>
    </w:p>
    <w:p w:rsidR="004560F0" w:rsidRDefault="004560F0" w14:paraId="3011AC23" w14:textId="310578B8">
      <w:pPr>
        <w:spacing w:line="360" w:lineRule="auto"/>
        <w:ind w:firstLine="720"/>
        <w:jc w:val="both"/>
        <w:rPr>
          <w:rFonts w:ascii="Times New Roman" w:hAnsi="Times New Roman" w:eastAsia="Times New Roman" w:cs="Times New Roman"/>
          <w:color w:val="111111"/>
          <w:sz w:val="24"/>
          <w:szCs w:val="24"/>
          <w:highlight w:val="white"/>
        </w:rPr>
      </w:pPr>
    </w:p>
    <w:p w:rsidR="004560F0" w:rsidRDefault="004560F0" w14:paraId="39F4FD4E" w14:textId="2701FFBA">
      <w:pPr>
        <w:spacing w:line="360" w:lineRule="auto"/>
        <w:ind w:firstLine="720"/>
        <w:jc w:val="both"/>
        <w:rPr>
          <w:rFonts w:ascii="Times New Roman" w:hAnsi="Times New Roman" w:eastAsia="Times New Roman" w:cs="Times New Roman"/>
          <w:color w:val="111111"/>
          <w:sz w:val="24"/>
          <w:szCs w:val="24"/>
          <w:highlight w:val="white"/>
        </w:rPr>
      </w:pPr>
    </w:p>
    <w:p w:rsidR="003B66E0" w:rsidRDefault="003B66E0" w14:paraId="12BC3C1E" w14:textId="5A5B118E">
      <w:pPr>
        <w:spacing w:line="360" w:lineRule="auto"/>
        <w:ind w:firstLine="720"/>
        <w:jc w:val="both"/>
        <w:rPr>
          <w:rFonts w:ascii="Times New Roman" w:hAnsi="Times New Roman" w:eastAsia="Times New Roman" w:cs="Times New Roman"/>
          <w:color w:val="111111"/>
          <w:sz w:val="24"/>
          <w:szCs w:val="24"/>
          <w:highlight w:val="white"/>
        </w:rPr>
      </w:pPr>
    </w:p>
    <w:p w:rsidR="003B66E0" w:rsidRDefault="003B66E0" w14:paraId="72BD5970" w14:textId="651D0A42">
      <w:pPr>
        <w:spacing w:line="360" w:lineRule="auto"/>
        <w:ind w:firstLine="720"/>
        <w:jc w:val="both"/>
        <w:rPr>
          <w:rFonts w:ascii="Times New Roman" w:hAnsi="Times New Roman" w:eastAsia="Times New Roman" w:cs="Times New Roman"/>
          <w:color w:val="111111"/>
          <w:sz w:val="24"/>
          <w:szCs w:val="24"/>
          <w:highlight w:val="white"/>
        </w:rPr>
      </w:pPr>
    </w:p>
    <w:p w:rsidR="003B66E0" w:rsidRDefault="003B66E0" w14:paraId="261F6776" w14:textId="1DD0D969">
      <w:pPr>
        <w:spacing w:line="360" w:lineRule="auto"/>
        <w:ind w:firstLine="720"/>
        <w:jc w:val="both"/>
        <w:rPr>
          <w:rFonts w:ascii="Times New Roman" w:hAnsi="Times New Roman" w:eastAsia="Times New Roman" w:cs="Times New Roman"/>
          <w:color w:val="111111"/>
          <w:sz w:val="24"/>
          <w:szCs w:val="24"/>
          <w:highlight w:val="white"/>
        </w:rPr>
      </w:pPr>
    </w:p>
    <w:p w:rsidR="003B66E0" w:rsidRDefault="003B66E0" w14:paraId="703145D1" w14:textId="2D50575E">
      <w:pPr>
        <w:spacing w:line="360" w:lineRule="auto"/>
        <w:ind w:firstLine="720"/>
        <w:jc w:val="both"/>
        <w:rPr>
          <w:rFonts w:ascii="Times New Roman" w:hAnsi="Times New Roman" w:eastAsia="Times New Roman" w:cs="Times New Roman"/>
          <w:color w:val="111111"/>
          <w:sz w:val="24"/>
          <w:szCs w:val="24"/>
          <w:highlight w:val="white"/>
        </w:rPr>
      </w:pPr>
    </w:p>
    <w:p w:rsidR="003B66E0" w:rsidRDefault="003B66E0" w14:paraId="7E346F1C" w14:textId="3C978DB1">
      <w:pPr>
        <w:spacing w:line="360" w:lineRule="auto"/>
        <w:ind w:firstLine="720"/>
        <w:jc w:val="both"/>
        <w:rPr>
          <w:rFonts w:ascii="Times New Roman" w:hAnsi="Times New Roman" w:eastAsia="Times New Roman" w:cs="Times New Roman"/>
          <w:color w:val="111111"/>
          <w:sz w:val="24"/>
          <w:szCs w:val="24"/>
          <w:highlight w:val="white"/>
        </w:rPr>
      </w:pPr>
    </w:p>
    <w:p w:rsidR="003B66E0" w:rsidRDefault="003B66E0" w14:paraId="1D239758" w14:textId="7971CEDA">
      <w:pPr>
        <w:spacing w:line="360" w:lineRule="auto"/>
        <w:ind w:firstLine="720"/>
        <w:jc w:val="both"/>
        <w:rPr>
          <w:rFonts w:ascii="Times New Roman" w:hAnsi="Times New Roman" w:eastAsia="Times New Roman" w:cs="Times New Roman"/>
          <w:color w:val="111111"/>
          <w:sz w:val="24"/>
          <w:szCs w:val="24"/>
          <w:highlight w:val="white"/>
        </w:rPr>
      </w:pPr>
    </w:p>
    <w:p w:rsidR="003B66E0" w:rsidRDefault="003B66E0" w14:paraId="1E1970C4" w14:textId="77777777">
      <w:pPr>
        <w:spacing w:line="360" w:lineRule="auto"/>
        <w:ind w:firstLine="720"/>
        <w:jc w:val="both"/>
        <w:rPr>
          <w:rFonts w:ascii="Times New Roman" w:hAnsi="Times New Roman" w:eastAsia="Times New Roman" w:cs="Times New Roman"/>
          <w:color w:val="111111"/>
          <w:sz w:val="24"/>
          <w:szCs w:val="24"/>
          <w:highlight w:val="white"/>
        </w:rPr>
      </w:pPr>
    </w:p>
    <w:p w:rsidR="004560F0" w:rsidRDefault="004560F0" w14:paraId="3723AF02" w14:textId="77777777">
      <w:pPr>
        <w:spacing w:line="360" w:lineRule="auto"/>
        <w:ind w:firstLine="720"/>
        <w:jc w:val="both"/>
        <w:rPr>
          <w:rFonts w:ascii="Times New Roman" w:hAnsi="Times New Roman" w:eastAsia="Times New Roman" w:cs="Times New Roman"/>
          <w:color w:val="111111"/>
          <w:sz w:val="24"/>
          <w:szCs w:val="24"/>
          <w:highlight w:val="white"/>
        </w:rPr>
      </w:pPr>
    </w:p>
    <w:p w:rsidR="00583051" w:rsidRDefault="00583051" w14:paraId="0000017E" w14:textId="77777777">
      <w:pPr>
        <w:spacing w:line="360" w:lineRule="auto"/>
        <w:ind w:firstLine="720"/>
        <w:jc w:val="both"/>
        <w:rPr>
          <w:rFonts w:ascii="Times New Roman" w:hAnsi="Times New Roman" w:eastAsia="Times New Roman" w:cs="Times New Roman"/>
          <w:color w:val="111111"/>
          <w:sz w:val="24"/>
          <w:szCs w:val="24"/>
          <w:highlight w:val="white"/>
        </w:rPr>
      </w:pPr>
    </w:p>
    <w:p w:rsidR="00583051" w:rsidRDefault="00583051" w14:paraId="0000017F" w14:textId="77777777">
      <w:pPr>
        <w:ind w:firstLine="720"/>
        <w:jc w:val="both"/>
        <w:rPr>
          <w:color w:val="111111"/>
          <w:sz w:val="24"/>
          <w:szCs w:val="24"/>
          <w:highlight w:val="white"/>
        </w:rPr>
      </w:pPr>
    </w:p>
    <w:p w:rsidR="00583051" w:rsidP="00FA1306" w:rsidRDefault="007B76CE" w14:paraId="00000180" w14:textId="77777777">
      <w:pPr>
        <w:pStyle w:val="Title"/>
      </w:pPr>
      <w:bookmarkStart w:name="_heading=h.3tbugp1" w:colFirst="0" w:colLast="0" w:id="73"/>
      <w:bookmarkStart w:name="_Toc43239406" w:id="74"/>
      <w:bookmarkEnd w:id="73"/>
      <w:r>
        <w:t>3. ESTUDO DE VIABILIDADE</w:t>
      </w:r>
      <w:bookmarkEnd w:id="74"/>
      <w:r>
        <w:t xml:space="preserve"> </w:t>
      </w:r>
    </w:p>
    <w:p w:rsidR="00583051" w:rsidP="00FA1306" w:rsidRDefault="007B76CE" w14:paraId="00000181" w14:textId="77777777">
      <w:pPr>
        <w:pStyle w:val="titulo2"/>
        <w:numPr>
          <w:ilvl w:val="0"/>
          <w:numId w:val="0"/>
        </w:numPr>
        <w:ind w:left="426" w:hanging="426"/>
      </w:pPr>
      <w:bookmarkStart w:name="_heading=h.28h4qwu" w:colFirst="0" w:colLast="0" w:id="75"/>
      <w:bookmarkStart w:name="_Toc43239407" w:id="76"/>
      <w:bookmarkEnd w:id="75"/>
      <w:r>
        <w:rPr>
          <w:b/>
        </w:rPr>
        <w:t>3.1 Trabalhos Relacionados</w:t>
      </w:r>
      <w:bookmarkEnd w:id="76"/>
      <w:r>
        <w:rPr>
          <w:b/>
        </w:rPr>
        <w:t xml:space="preserve"> </w:t>
      </w:r>
    </w:p>
    <w:p w:rsidR="00583051" w:rsidP="003B66E0" w:rsidRDefault="007B76CE" w14:paraId="00000182" w14:textId="77777777" w14:noSpellErr="1">
      <w:pPr>
        <w:spacing w:line="360" w:lineRule="auto"/>
        <w:ind w:firstLine="567"/>
        <w:jc w:val="both"/>
        <w:rPr>
          <w:rFonts w:ascii="Times New Roman" w:hAnsi="Times New Roman" w:eastAsia="Times New Roman" w:cs="Times New Roman"/>
          <w:sz w:val="24"/>
          <w:szCs w:val="24"/>
        </w:rPr>
      </w:pPr>
      <w:r w:rsidRPr="06D73AE3" w:rsidR="007B76CE">
        <w:rPr>
          <w:rFonts w:ascii="Times New Roman" w:hAnsi="Times New Roman" w:eastAsia="Times New Roman" w:cs="Times New Roman"/>
          <w:sz w:val="24"/>
          <w:szCs w:val="24"/>
        </w:rPr>
        <w:t xml:space="preserve">Com o objetivo de investigar o que existe disponível atualmente no mercado para o controle de crediário, foram levantados quatro exemplos de soluções tecnológicas para o estudo comparativo, as ferramentas são: </w:t>
      </w:r>
      <w:commentRangeStart w:id="1485256561"/>
      <w:r w:rsidRPr="06D73AE3" w:rsidR="007B76CE">
        <w:rPr>
          <w:rFonts w:ascii="Times New Roman" w:hAnsi="Times New Roman" w:eastAsia="Times New Roman" w:cs="Times New Roman"/>
          <w:sz w:val="24"/>
          <w:szCs w:val="24"/>
        </w:rPr>
        <w:t>MeuCrediário, QuantoSobra, Pagthos e o sistema de planilhas Excel da Microsoft. Abaixo, explica-se o que cada ferramenta é, bem como suas respectivas funcionalidades, preços e pontos fracos.</w:t>
      </w:r>
      <w:commentRangeEnd w:id="1485256561"/>
      <w:r>
        <w:rPr>
          <w:rStyle w:val="CommentReference"/>
        </w:rPr>
        <w:commentReference w:id="1485256561"/>
      </w:r>
    </w:p>
    <w:p w:rsidR="00583051" w:rsidP="00FA1306" w:rsidRDefault="007B76CE" w14:paraId="00000183" w14:textId="77777777">
      <w:pPr>
        <w:pStyle w:val="titulo3"/>
      </w:pPr>
      <w:bookmarkStart w:name="_heading=h.nmf14n" w:colFirst="0" w:colLast="0" w:id="77"/>
      <w:bookmarkStart w:name="_Toc43239408" w:id="78"/>
      <w:bookmarkEnd w:id="77"/>
      <w:r>
        <w:t>3.1.1 Meu Crediário</w:t>
      </w:r>
      <w:bookmarkEnd w:id="78"/>
    </w:p>
    <w:p w:rsidR="00583051" w:rsidP="00F62098" w:rsidRDefault="007B76CE" w14:paraId="00000185" w14:textId="6435708F">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aplicativo é uma plataforma SaaS (Solution as a service) de gestão de cobrança e análise de crédito que é indicado para lojas de vestuário, calçados e acessórios, onde o valor médio das vendas fica entre R$100 e R$ 800. Para a utilização da ferramenta existe um custo, os valores variam dependendo do tamanho, modelo de negócio e volume de vendas. Os planos mensais para contratação custam a partir de R$14,90 e o preço da análise de crédito a partir de R$2,99 (Fonte: </w:t>
      </w:r>
      <w:r w:rsidRPr="002D221B" w:rsidR="00F62098">
        <w:rPr>
          <w:rFonts w:ascii="Times New Roman" w:hAnsi="Times New Roman" w:eastAsia="Times New Roman" w:cs="Times New Roman"/>
          <w:sz w:val="24"/>
          <w:szCs w:val="24"/>
        </w:rPr>
        <w:t>https://meucrediario.com.br/</w:t>
      </w:r>
      <w:r>
        <w:rPr>
          <w:rFonts w:ascii="Times New Roman" w:hAnsi="Times New Roman" w:eastAsia="Times New Roman" w:cs="Times New Roman"/>
          <w:sz w:val="24"/>
          <w:szCs w:val="24"/>
        </w:rPr>
        <w:t>)</w:t>
      </w:r>
    </w:p>
    <w:p w:rsidR="00F62098" w:rsidP="00F62098" w:rsidRDefault="00F62098" w14:paraId="20650BDB" w14:textId="77777777">
      <w:pPr>
        <w:spacing w:line="360" w:lineRule="auto"/>
        <w:ind w:firstLine="720"/>
        <w:jc w:val="both"/>
        <w:rPr>
          <w:rFonts w:ascii="Times New Roman" w:hAnsi="Times New Roman" w:eastAsia="Times New Roman" w:cs="Times New Roman"/>
          <w:sz w:val="24"/>
          <w:szCs w:val="24"/>
        </w:rPr>
      </w:pPr>
    </w:p>
    <w:p w:rsidR="00583051" w:rsidRDefault="007B76CE" w14:paraId="00000186"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São funcionalidades do Meu Crediário:</w:t>
      </w:r>
    </w:p>
    <w:p w:rsidR="00583051" w:rsidRDefault="00583051" w14:paraId="00000187" w14:textId="77777777">
      <w:pPr>
        <w:spacing w:line="360" w:lineRule="auto"/>
        <w:jc w:val="both"/>
        <w:rPr>
          <w:rFonts w:ascii="Times New Roman" w:hAnsi="Times New Roman" w:eastAsia="Times New Roman" w:cs="Times New Roman"/>
          <w:sz w:val="24"/>
          <w:szCs w:val="24"/>
        </w:rPr>
      </w:pPr>
    </w:p>
    <w:p w:rsidRPr="00F62098" w:rsidR="00583051" w:rsidP="003B66E0" w:rsidRDefault="007B76CE" w14:paraId="00000188" w14:textId="5CFA30EB">
      <w:pPr>
        <w:pStyle w:val="ListParagraph"/>
        <w:numPr>
          <w:ilvl w:val="0"/>
          <w:numId w:val="41"/>
        </w:numPr>
        <w:spacing w:line="360" w:lineRule="auto"/>
        <w:ind w:left="567" w:hanging="567"/>
        <w:jc w:val="both"/>
        <w:rPr>
          <w:rFonts w:ascii="Times New Roman" w:hAnsi="Times New Roman" w:eastAsia="Times New Roman" w:cs="Times New Roman"/>
          <w:sz w:val="24"/>
          <w:szCs w:val="24"/>
        </w:rPr>
      </w:pPr>
      <w:r w:rsidRPr="00F62098">
        <w:rPr>
          <w:rFonts w:ascii="Times New Roman" w:hAnsi="Times New Roman" w:eastAsia="Times New Roman" w:cs="Times New Roman"/>
          <w:sz w:val="24"/>
          <w:szCs w:val="24"/>
        </w:rPr>
        <w:t>Análise de crédito:</w:t>
      </w:r>
      <w:r w:rsidRPr="00F62098">
        <w:rPr>
          <w:rFonts w:ascii="Times New Roman" w:hAnsi="Times New Roman" w:eastAsia="Times New Roman" w:cs="Times New Roman"/>
          <w:i/>
          <w:sz w:val="24"/>
          <w:szCs w:val="24"/>
        </w:rPr>
        <w:t xml:space="preserve"> </w:t>
      </w:r>
      <w:r w:rsidRPr="00F62098">
        <w:rPr>
          <w:rFonts w:ascii="Times New Roman" w:hAnsi="Times New Roman" w:eastAsia="Times New Roman" w:cs="Times New Roman"/>
          <w:sz w:val="24"/>
          <w:szCs w:val="24"/>
        </w:rPr>
        <w:t>Consulta os principais órgãos de proteção ao crédito simultaneamente para calcular o risco de cada cliente e sugerir limites seguros;</w:t>
      </w:r>
    </w:p>
    <w:p w:rsidR="00583051" w:rsidP="003B66E0" w:rsidRDefault="007B76CE" w14:paraId="00000189" w14:textId="77777777">
      <w:pPr>
        <w:numPr>
          <w:ilvl w:val="0"/>
          <w:numId w:val="4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Cobrança: Envio de mensagens pelo celular em diferentes datas após o vencimento da parcela;</w:t>
      </w:r>
    </w:p>
    <w:p w:rsidR="00583051" w:rsidP="003B66E0" w:rsidRDefault="007B76CE" w14:paraId="0000018A" w14:textId="77777777">
      <w:pPr>
        <w:numPr>
          <w:ilvl w:val="0"/>
          <w:numId w:val="4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Vendas:</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Persistência dos dados da venda;</w:t>
      </w:r>
    </w:p>
    <w:p w:rsidRPr="00A6196C" w:rsidR="00583051" w:rsidP="003B66E0" w:rsidRDefault="007B76CE" w14:paraId="0000018E" w14:textId="1AE86AD4">
      <w:pPr>
        <w:numPr>
          <w:ilvl w:val="0"/>
          <w:numId w:val="41"/>
        </w:numPr>
        <w:spacing w:line="360" w:lineRule="auto"/>
        <w:ind w:left="567" w:hanging="567"/>
        <w:jc w:val="both"/>
        <w:rPr>
          <w:rFonts w:ascii="Times New Roman" w:hAnsi="Times New Roman" w:eastAsia="Times New Roman" w:cs="Times New Roman"/>
          <w:sz w:val="24"/>
          <w:szCs w:val="24"/>
        </w:rPr>
      </w:pPr>
      <w:r w:rsidRPr="00A6196C">
        <w:rPr>
          <w:rFonts w:ascii="Times New Roman" w:hAnsi="Times New Roman" w:eastAsia="Times New Roman" w:cs="Times New Roman"/>
          <w:sz w:val="24"/>
          <w:szCs w:val="24"/>
        </w:rPr>
        <w:t>Negativação: Negativa os devedores.</w:t>
      </w:r>
    </w:p>
    <w:p w:rsidR="00583051" w:rsidRDefault="00583051" w14:paraId="0000018F" w14:textId="77777777">
      <w:pPr>
        <w:spacing w:line="360" w:lineRule="auto"/>
        <w:jc w:val="both"/>
        <w:rPr>
          <w:rFonts w:ascii="Times New Roman" w:hAnsi="Times New Roman" w:eastAsia="Times New Roman" w:cs="Times New Roman"/>
          <w:sz w:val="24"/>
          <w:szCs w:val="24"/>
        </w:rPr>
      </w:pPr>
    </w:p>
    <w:p w:rsidR="00583051" w:rsidRDefault="007B76CE" w14:paraId="00000190"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São pontos negativos do Meu Crediário:</w:t>
      </w:r>
    </w:p>
    <w:p w:rsidR="00583051" w:rsidRDefault="00583051" w14:paraId="00000191" w14:textId="77777777">
      <w:pPr>
        <w:spacing w:line="360" w:lineRule="auto"/>
        <w:jc w:val="both"/>
        <w:rPr>
          <w:rFonts w:ascii="Times New Roman" w:hAnsi="Times New Roman" w:eastAsia="Times New Roman" w:cs="Times New Roman"/>
          <w:sz w:val="24"/>
          <w:szCs w:val="24"/>
        </w:rPr>
      </w:pPr>
    </w:p>
    <w:p w:rsidRPr="00324B1B" w:rsidR="00583051" w:rsidP="003B66E0" w:rsidRDefault="007B76CE" w14:paraId="00000192" w14:textId="6ED6443C">
      <w:pPr>
        <w:pStyle w:val="ListParagraph"/>
        <w:numPr>
          <w:ilvl w:val="0"/>
          <w:numId w:val="14"/>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A venda não possui a inclusão de itens. Para realizar uma venda, o usuário apenas digita o valor total, o que pode prejudicar a rastreabilidade do que foi comprado ao gerar a dívida;</w:t>
      </w:r>
    </w:p>
    <w:p w:rsidR="00583051" w:rsidP="003B66E0" w:rsidRDefault="007B76CE" w14:paraId="00000193" w14:textId="77777777">
      <w:pPr>
        <w:numPr>
          <w:ilvl w:val="0"/>
          <w:numId w:val="14"/>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Cada consulta de análise de crédito possui um valor.</w:t>
      </w:r>
    </w:p>
    <w:p w:rsidR="00583051" w:rsidP="00FA1306" w:rsidRDefault="007B76CE" w14:paraId="00000194" w14:textId="77777777">
      <w:pPr>
        <w:pStyle w:val="titulo3"/>
      </w:pPr>
      <w:bookmarkStart w:name="_heading=h.37m2jsg" w:colFirst="0" w:colLast="0" w:id="79"/>
      <w:bookmarkStart w:name="_Toc43239409" w:id="80"/>
      <w:bookmarkEnd w:id="79"/>
      <w:r>
        <w:lastRenderedPageBreak/>
        <w:t>3.1.2 QuantoSobra</w:t>
      </w:r>
      <w:bookmarkEnd w:id="80"/>
    </w:p>
    <w:p w:rsidR="00583051" w:rsidP="003B66E0" w:rsidRDefault="007B76CE" w14:paraId="00000195"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QuantoSobra é Sistema de Gestão que visa facilitar o controle do negócio de pequenas empresas. A ferramenta é paga mensalmente e conta com vários planos, sendo o mais básico R$ 59,00 e o mais caro R$ 199,00. Ambos os planos proporcionam o uso de três usuários, caso o contratante queira mais usuários, um valor de R$ 10,00  por usuário é acrescentado na mensalidade (Fonte: https://www.quantosobra.com.br).</w:t>
      </w:r>
    </w:p>
    <w:p w:rsidR="00583051" w:rsidRDefault="00583051" w14:paraId="00000196" w14:textId="77777777">
      <w:pPr>
        <w:spacing w:line="360" w:lineRule="auto"/>
        <w:jc w:val="both"/>
        <w:rPr>
          <w:rFonts w:ascii="Times New Roman" w:hAnsi="Times New Roman" w:eastAsia="Times New Roman" w:cs="Times New Roman"/>
          <w:b/>
          <w:sz w:val="24"/>
          <w:szCs w:val="24"/>
        </w:rPr>
      </w:pPr>
    </w:p>
    <w:p w:rsidR="00583051" w:rsidRDefault="007B76CE" w14:paraId="00000197"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São funcionalidades do QuantoSobra:</w:t>
      </w:r>
    </w:p>
    <w:p w:rsidR="00583051" w:rsidRDefault="00583051" w14:paraId="00000198" w14:textId="77777777">
      <w:pPr>
        <w:spacing w:line="360" w:lineRule="auto"/>
        <w:jc w:val="both"/>
        <w:rPr>
          <w:rFonts w:ascii="Times New Roman" w:hAnsi="Times New Roman" w:eastAsia="Times New Roman" w:cs="Times New Roman"/>
          <w:sz w:val="24"/>
          <w:szCs w:val="24"/>
        </w:rPr>
      </w:pPr>
    </w:p>
    <w:p w:rsidRPr="00324B1B" w:rsidR="00583051" w:rsidP="003B66E0" w:rsidRDefault="007B76CE" w14:paraId="00000199" w14:textId="60FA927F">
      <w:pPr>
        <w:pStyle w:val="ListParagraph"/>
        <w:numPr>
          <w:ilvl w:val="0"/>
          <w:numId w:val="12"/>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Recibos e carnês: Emite recibos não fiscais para o cliente e caso a compra seja no crediário, um carnê também é impresso;</w:t>
      </w:r>
    </w:p>
    <w:p w:rsidR="00583051" w:rsidP="003B66E0" w:rsidRDefault="007B76CE" w14:paraId="0000019A" w14:textId="77777777">
      <w:pPr>
        <w:numPr>
          <w:ilvl w:val="0"/>
          <w:numId w:val="12"/>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Contas a receber: Realiza a inclusão de juros por dia de atraso, possui filtros por clientes, por contas que possui atrasos, etc;</w:t>
      </w:r>
    </w:p>
    <w:p w:rsidR="00583051" w:rsidP="003B66E0" w:rsidRDefault="007B76CE" w14:paraId="0000019B" w14:textId="77777777">
      <w:pPr>
        <w:numPr>
          <w:ilvl w:val="0"/>
          <w:numId w:val="12"/>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Limite de crédito: </w:t>
      </w:r>
      <w:r>
        <w:rPr>
          <w:rFonts w:ascii="Times New Roman" w:hAnsi="Times New Roman" w:eastAsia="Times New Roman" w:cs="Times New Roman"/>
          <w:color w:val="747474"/>
          <w:sz w:val="24"/>
          <w:szCs w:val="24"/>
          <w:highlight w:val="white"/>
        </w:rPr>
        <w:t xml:space="preserve"> </w:t>
      </w:r>
      <w:r>
        <w:rPr>
          <w:rFonts w:ascii="Times New Roman" w:hAnsi="Times New Roman" w:eastAsia="Times New Roman" w:cs="Times New Roman"/>
          <w:sz w:val="24"/>
          <w:szCs w:val="24"/>
          <w:highlight w:val="white"/>
        </w:rPr>
        <w:t>Sistema notifica quando o limite estiver estourado;</w:t>
      </w:r>
    </w:p>
    <w:p w:rsidR="00583051" w:rsidP="003B66E0" w:rsidRDefault="007B76CE" w14:paraId="0000019C" w14:textId="77777777">
      <w:pPr>
        <w:numPr>
          <w:ilvl w:val="0"/>
          <w:numId w:val="12"/>
        </w:numPr>
        <w:spacing w:line="360" w:lineRule="auto"/>
        <w:ind w:left="567" w:hanging="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Ponto de venda: Tela responsável por registrar uma venda no sistema;</w:t>
      </w:r>
    </w:p>
    <w:p w:rsidR="00583051" w:rsidP="003B66E0" w:rsidRDefault="007B76CE" w14:paraId="0000019D" w14:textId="77777777">
      <w:pPr>
        <w:numPr>
          <w:ilvl w:val="0"/>
          <w:numId w:val="12"/>
        </w:numPr>
        <w:spacing w:line="360" w:lineRule="auto"/>
        <w:ind w:left="567" w:hanging="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Controle de estoque: Ao realizar uma venda, o estoque é baixado e a venda registrada no histórico do cliente. No fluxo de caixa automaticamente já são lançadas as parcelas recebidas e criadas as contas a receber.</w:t>
      </w:r>
    </w:p>
    <w:p w:rsidR="00583051" w:rsidRDefault="00583051" w14:paraId="0000019E" w14:textId="77777777">
      <w:pPr>
        <w:spacing w:line="360" w:lineRule="auto"/>
        <w:jc w:val="both"/>
        <w:rPr>
          <w:rFonts w:ascii="Times New Roman" w:hAnsi="Times New Roman" w:eastAsia="Times New Roman" w:cs="Times New Roman"/>
          <w:sz w:val="24"/>
          <w:szCs w:val="24"/>
          <w:highlight w:val="white"/>
        </w:rPr>
      </w:pPr>
    </w:p>
    <w:p w:rsidR="00583051" w:rsidRDefault="007B76CE" w14:paraId="0000019F" w14:textId="77777777">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São pontos negativos do QuantoSobra:</w:t>
      </w:r>
    </w:p>
    <w:p w:rsidR="00583051" w:rsidRDefault="007B76CE" w14:paraId="000001A0" w14:textId="77777777">
      <w:pPr>
        <w:spacing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b/>
      </w:r>
    </w:p>
    <w:p w:rsidRPr="00324B1B" w:rsidR="00583051" w:rsidP="003B66E0" w:rsidRDefault="007B76CE" w14:paraId="000001A1" w14:textId="4F23EDE8">
      <w:pPr>
        <w:pStyle w:val="ListParagraph"/>
        <w:numPr>
          <w:ilvl w:val="0"/>
          <w:numId w:val="15"/>
        </w:numPr>
        <w:spacing w:line="360" w:lineRule="auto"/>
        <w:ind w:left="567" w:hanging="567"/>
        <w:jc w:val="both"/>
        <w:rPr>
          <w:rFonts w:ascii="Times New Roman" w:hAnsi="Times New Roman" w:eastAsia="Times New Roman" w:cs="Times New Roman"/>
          <w:sz w:val="24"/>
          <w:szCs w:val="24"/>
          <w:highlight w:val="white"/>
        </w:rPr>
      </w:pPr>
      <w:r w:rsidRPr="00324B1B">
        <w:rPr>
          <w:rFonts w:ascii="Times New Roman" w:hAnsi="Times New Roman" w:eastAsia="Times New Roman" w:cs="Times New Roman"/>
          <w:sz w:val="24"/>
          <w:szCs w:val="24"/>
          <w:highlight w:val="white"/>
        </w:rPr>
        <w:t>O preço, pois entre os três sistemas pesquisados, o mesmo é o que possui o maior entre eles;</w:t>
      </w:r>
    </w:p>
    <w:p w:rsidRPr="00FA1306" w:rsidR="00583051" w:rsidP="003B66E0" w:rsidRDefault="007B76CE" w14:paraId="000001A3" w14:textId="1469416D">
      <w:pPr>
        <w:numPr>
          <w:ilvl w:val="0"/>
          <w:numId w:val="15"/>
        </w:numPr>
        <w:spacing w:line="360" w:lineRule="auto"/>
        <w:ind w:left="567" w:hanging="567"/>
        <w:jc w:val="both"/>
        <w:rPr>
          <w:rFonts w:ascii="Times New Roman" w:hAnsi="Times New Roman" w:eastAsia="Times New Roman" w:cs="Times New Roman"/>
          <w:sz w:val="24"/>
          <w:szCs w:val="24"/>
          <w:highlight w:val="white"/>
        </w:rPr>
      </w:pPr>
      <w:r w:rsidRPr="00FA1306">
        <w:rPr>
          <w:rFonts w:ascii="Times New Roman" w:hAnsi="Times New Roman" w:eastAsia="Times New Roman" w:cs="Times New Roman"/>
          <w:sz w:val="24"/>
          <w:szCs w:val="24"/>
          <w:highlight w:val="white"/>
        </w:rPr>
        <w:t>Não possui a versão para dispositivos móveis.</w:t>
      </w:r>
    </w:p>
    <w:p w:rsidR="00583051" w:rsidP="00FA1306" w:rsidRDefault="007B76CE" w14:paraId="000001A4" w14:textId="77777777">
      <w:pPr>
        <w:pStyle w:val="titulo3"/>
      </w:pPr>
      <w:bookmarkStart w:name="_Toc43239410" w:id="81"/>
      <w:r>
        <w:t>3.1.3 Pagthos</w:t>
      </w:r>
      <w:bookmarkEnd w:id="81"/>
      <w:r>
        <w:t xml:space="preserve"> </w:t>
      </w:r>
    </w:p>
    <w:p w:rsidR="00583051" w:rsidP="00583DC6" w:rsidRDefault="007B76CE" w14:paraId="000001A5"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Pagthos é um sistema online que ajuda na segurança e disponibiliza  ferramentas para redução da inadimplência, automatizando ações de cobrança quando necessário. A ferramenta é indicada para lojas de calçados e confecções, lojas de móveis e eletro, lojas de óticas e saúde, clínicas odontológicas e exames, academias, representantes comerciais, distribuidores, outras empresas de varejo e prestadores de serviço. O sistema possui vários planos, cada plano com certas funcionalidades: O plano mais básico é R$39,00 e te dá direito a até 50 vendas mensais </w:t>
      </w:r>
      <w:r>
        <w:rPr>
          <w:rFonts w:ascii="Times New Roman" w:hAnsi="Times New Roman" w:eastAsia="Times New Roman" w:cs="Times New Roman"/>
          <w:sz w:val="24"/>
          <w:szCs w:val="24"/>
        </w:rPr>
        <w:lastRenderedPageBreak/>
        <w:t>enquanto que o plano mais caro é R$99,00 e dá direito a até 200 vendas mensais (Fonte: https://pagthos.com.br).</w:t>
      </w:r>
    </w:p>
    <w:p w:rsidR="00583051" w:rsidRDefault="00583051" w14:paraId="000001A6" w14:textId="77777777">
      <w:pPr>
        <w:spacing w:line="360" w:lineRule="auto"/>
        <w:jc w:val="both"/>
        <w:rPr>
          <w:rFonts w:ascii="Times New Roman" w:hAnsi="Times New Roman" w:eastAsia="Times New Roman" w:cs="Times New Roman"/>
          <w:sz w:val="24"/>
          <w:szCs w:val="24"/>
        </w:rPr>
      </w:pPr>
    </w:p>
    <w:p w:rsidR="00583051" w:rsidRDefault="007B76CE" w14:paraId="000001A7"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São funcionalidades básicas do Pagthos:</w:t>
      </w:r>
    </w:p>
    <w:p w:rsidRPr="00324B1B" w:rsidR="00583051" w:rsidP="00583DC6" w:rsidRDefault="007B76CE" w14:paraId="000001A8" w14:textId="632D3B60">
      <w:pPr>
        <w:pStyle w:val="ListParagraph"/>
        <w:numPr>
          <w:ilvl w:val="0"/>
          <w:numId w:val="43"/>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Vendas;</w:t>
      </w:r>
    </w:p>
    <w:p w:rsidR="00583051" w:rsidP="00583DC6" w:rsidRDefault="007B76CE" w14:paraId="000001A9" w14:textId="2F26C541">
      <w:pPr>
        <w:numPr>
          <w:ilvl w:val="0"/>
          <w:numId w:val="43"/>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Emissão do contrato das vendas;</w:t>
      </w:r>
    </w:p>
    <w:p w:rsidR="00583051" w:rsidP="00583DC6" w:rsidRDefault="007B76CE" w14:paraId="000001AA" w14:textId="77777777">
      <w:pPr>
        <w:numPr>
          <w:ilvl w:val="0"/>
          <w:numId w:val="43"/>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Emissão de carnês;</w:t>
      </w:r>
    </w:p>
    <w:p w:rsidR="00583051" w:rsidP="00583DC6" w:rsidRDefault="007B76CE" w14:paraId="000001AB" w14:textId="77777777">
      <w:pPr>
        <w:numPr>
          <w:ilvl w:val="0"/>
          <w:numId w:val="43"/>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Boleto bancário (R$2,45 por recebimento);</w:t>
      </w:r>
    </w:p>
    <w:p w:rsidRPr="00324B1B" w:rsidR="00583051" w:rsidP="00583DC6" w:rsidRDefault="007B76CE" w14:paraId="000001AD" w14:textId="689A3779">
      <w:pPr>
        <w:numPr>
          <w:ilvl w:val="0"/>
          <w:numId w:val="43"/>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Suporte por email / chat online.</w:t>
      </w:r>
    </w:p>
    <w:p w:rsidR="00324B1B" w:rsidP="00324B1B" w:rsidRDefault="00324B1B" w14:paraId="0A858C62" w14:textId="77777777">
      <w:pPr>
        <w:spacing w:line="360" w:lineRule="auto"/>
        <w:jc w:val="both"/>
        <w:rPr>
          <w:rFonts w:ascii="Times New Roman" w:hAnsi="Times New Roman" w:eastAsia="Times New Roman" w:cs="Times New Roman"/>
          <w:sz w:val="24"/>
          <w:szCs w:val="24"/>
        </w:rPr>
      </w:pPr>
    </w:p>
    <w:p w:rsidR="00583051" w:rsidRDefault="007B76CE" w14:paraId="000001AF" w14:textId="40673064">
      <w:pPr>
        <w:spacing w:line="360" w:lineRule="auto"/>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São pontos negativos do Pagthos:</w:t>
      </w:r>
    </w:p>
    <w:p w:rsidRPr="00324B1B" w:rsidR="00583051" w:rsidP="00583DC6" w:rsidRDefault="007B76CE" w14:paraId="000001B0" w14:textId="785AF5B3">
      <w:pPr>
        <w:pStyle w:val="ListParagraph"/>
        <w:numPr>
          <w:ilvl w:val="0"/>
          <w:numId w:val="27"/>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Preço não é muito acessível;</w:t>
      </w:r>
    </w:p>
    <w:p w:rsidR="00583051" w:rsidP="00583DC6" w:rsidRDefault="007B76CE" w14:paraId="000001B1" w14:textId="77777777">
      <w:pPr>
        <w:numPr>
          <w:ilvl w:val="0"/>
          <w:numId w:val="27"/>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Não possui a versão para dispositivos móveis.</w:t>
      </w:r>
    </w:p>
    <w:p w:rsidR="00583051" w:rsidP="00FA1306" w:rsidRDefault="007B76CE" w14:paraId="000001B2" w14:textId="77777777">
      <w:pPr>
        <w:pStyle w:val="titulo3"/>
      </w:pPr>
      <w:bookmarkStart w:name="_heading=h.1mrcu09" w:colFirst="0" w:colLast="0" w:id="82"/>
      <w:bookmarkStart w:name="_Toc43239411" w:id="83"/>
      <w:bookmarkEnd w:id="82"/>
      <w:r>
        <w:t>3.1.4 Excel</w:t>
      </w:r>
      <w:bookmarkEnd w:id="83"/>
      <w:r>
        <w:t xml:space="preserve"> </w:t>
      </w:r>
    </w:p>
    <w:p w:rsidR="00583051" w:rsidP="00583DC6" w:rsidRDefault="007B76CE" w14:paraId="000001B3" w14:textId="0CB1FCB4">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Excel é um programa de planilha eletrônica desenvolvido pela Microsoft (M</w:t>
      </w:r>
      <w:r w:rsidR="00AC7104">
        <w:rPr>
          <w:rFonts w:ascii="Times New Roman" w:hAnsi="Times New Roman" w:eastAsia="Times New Roman" w:cs="Times New Roman"/>
          <w:sz w:val="24"/>
          <w:szCs w:val="24"/>
        </w:rPr>
        <w:t>ANZANO</w:t>
      </w:r>
      <w:r>
        <w:rPr>
          <w:rFonts w:ascii="Times New Roman" w:hAnsi="Times New Roman" w:eastAsia="Times New Roman" w:cs="Times New Roman"/>
          <w:sz w:val="24"/>
          <w:szCs w:val="24"/>
        </w:rPr>
        <w:t>, J; M</w:t>
      </w:r>
      <w:r w:rsidR="00AC7104">
        <w:rPr>
          <w:rFonts w:ascii="Times New Roman" w:hAnsi="Times New Roman" w:eastAsia="Times New Roman" w:cs="Times New Roman"/>
          <w:sz w:val="24"/>
          <w:szCs w:val="24"/>
        </w:rPr>
        <w:t>ANZANO</w:t>
      </w:r>
      <w:r>
        <w:rPr>
          <w:rFonts w:ascii="Times New Roman" w:hAnsi="Times New Roman" w:eastAsia="Times New Roman" w:cs="Times New Roman"/>
          <w:sz w:val="24"/>
          <w:szCs w:val="24"/>
        </w:rPr>
        <w:t xml:space="preserve">, A, 2016). </w:t>
      </w:r>
    </w:p>
    <w:p w:rsidR="00583051" w:rsidP="00583DC6" w:rsidRDefault="007B76CE" w14:paraId="000001B4" w14:textId="64A99A12">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Microsoft Excel é uma planilha eletrônica que pode ser imaginada como uma grande folha de papel, dividida em 256 colunas e 65.536 linhas, nas quais é possível o armazenamento de textos e números. Uma funcionalidade que aumentou o uso da ferramenta foi a possibilidade de manipulação dos valores e textos inseridos na planilha através de fórmulas disponíveis para organizar os dados, gerando uma informação mais especializada com o contexto do usuário </w:t>
      </w:r>
      <w:r w:rsidR="00AC7104">
        <w:rPr>
          <w:rFonts w:ascii="Times New Roman" w:hAnsi="Times New Roman" w:eastAsia="Times New Roman" w:cs="Times New Roman"/>
          <w:sz w:val="24"/>
          <w:szCs w:val="24"/>
        </w:rPr>
        <w:t xml:space="preserve"> (MANZANO, J; MANZANO, A, 2016).</w:t>
      </w:r>
    </w:p>
    <w:p w:rsidR="00583051" w:rsidRDefault="00583051" w14:paraId="000001B5" w14:textId="77777777">
      <w:pPr>
        <w:spacing w:line="360" w:lineRule="auto"/>
        <w:ind w:firstLine="720"/>
        <w:jc w:val="both"/>
        <w:rPr>
          <w:rFonts w:ascii="Times New Roman" w:hAnsi="Times New Roman" w:eastAsia="Times New Roman" w:cs="Times New Roman"/>
          <w:sz w:val="24"/>
          <w:szCs w:val="24"/>
        </w:rPr>
      </w:pPr>
    </w:p>
    <w:p w:rsidR="00583051" w:rsidRDefault="007B76CE" w14:paraId="000001B6"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São funcionalidades do Excel:</w:t>
      </w:r>
    </w:p>
    <w:p w:rsidR="00583051" w:rsidRDefault="00583051" w14:paraId="000001B7" w14:textId="77777777">
      <w:pPr>
        <w:spacing w:line="360" w:lineRule="auto"/>
        <w:ind w:firstLine="720"/>
        <w:jc w:val="both"/>
        <w:rPr>
          <w:rFonts w:ascii="Times New Roman" w:hAnsi="Times New Roman" w:eastAsia="Times New Roman" w:cs="Times New Roman"/>
          <w:sz w:val="24"/>
          <w:szCs w:val="24"/>
        </w:rPr>
      </w:pPr>
    </w:p>
    <w:p w:rsidRPr="00324B1B" w:rsidR="00583051" w:rsidP="00583DC6" w:rsidRDefault="007B76CE" w14:paraId="000001B8" w14:textId="1D59BF84">
      <w:pPr>
        <w:pStyle w:val="ListParagraph"/>
        <w:numPr>
          <w:ilvl w:val="0"/>
          <w:numId w:val="18"/>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Persistência dos dados em formato tabular;</w:t>
      </w:r>
    </w:p>
    <w:p w:rsidR="00583051" w:rsidP="00583DC6" w:rsidRDefault="007B76CE" w14:paraId="000001B9" w14:textId="77777777">
      <w:pPr>
        <w:numPr>
          <w:ilvl w:val="0"/>
          <w:numId w:val="18"/>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Plataforma programável, ou seja, o usuário pode, desde que possua um conhecimento técnico prévio, gerar planilhas, realizar somas automáticas e fórmulas aritméticas a fim de realizar um cruzamento de dados e gerar informação;</w:t>
      </w:r>
    </w:p>
    <w:p w:rsidR="00583051" w:rsidP="00583DC6" w:rsidRDefault="007B76CE" w14:paraId="000001BA" w14:textId="77777777">
      <w:pPr>
        <w:numPr>
          <w:ilvl w:val="0"/>
          <w:numId w:val="18"/>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Os dados, quando utilizados na nuvem, são armazenados automaticamente com backups;</w:t>
      </w:r>
    </w:p>
    <w:p w:rsidR="00583051" w:rsidP="00583DC6" w:rsidRDefault="007B76CE" w14:paraId="000001BB" w14:textId="77777777">
      <w:pPr>
        <w:numPr>
          <w:ilvl w:val="0"/>
          <w:numId w:val="18"/>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Caso a planilha seja armazenada em nuvem, pode ser acessada de dispositivos como Tablet,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e </w:t>
      </w:r>
      <w:r>
        <w:rPr>
          <w:rFonts w:ascii="Times New Roman" w:hAnsi="Times New Roman" w:eastAsia="Times New Roman" w:cs="Times New Roman"/>
          <w:i/>
          <w:sz w:val="24"/>
          <w:szCs w:val="24"/>
        </w:rPr>
        <w:t>Desktops</w:t>
      </w:r>
      <w:r>
        <w:rPr>
          <w:rFonts w:ascii="Times New Roman" w:hAnsi="Times New Roman" w:eastAsia="Times New Roman" w:cs="Times New Roman"/>
          <w:sz w:val="24"/>
          <w:szCs w:val="24"/>
        </w:rPr>
        <w:t xml:space="preserve"> desde que haja conexão com a internet.</w:t>
      </w:r>
    </w:p>
    <w:p w:rsidR="00583051" w:rsidRDefault="00583051" w14:paraId="000001BC" w14:textId="77777777">
      <w:pPr>
        <w:spacing w:line="360" w:lineRule="auto"/>
        <w:ind w:left="720"/>
        <w:jc w:val="both"/>
        <w:rPr>
          <w:rFonts w:ascii="Times New Roman" w:hAnsi="Times New Roman" w:eastAsia="Times New Roman" w:cs="Times New Roman"/>
          <w:sz w:val="24"/>
          <w:szCs w:val="24"/>
        </w:rPr>
      </w:pPr>
    </w:p>
    <w:p w:rsidR="00583051" w:rsidRDefault="007B76CE" w14:paraId="000001BD"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São pontos negativos do Excel:</w:t>
      </w:r>
    </w:p>
    <w:p w:rsidR="00583051" w:rsidRDefault="00583051" w14:paraId="000001BE" w14:textId="77777777">
      <w:pPr>
        <w:spacing w:line="360" w:lineRule="auto"/>
        <w:jc w:val="both"/>
        <w:rPr>
          <w:rFonts w:ascii="Times New Roman" w:hAnsi="Times New Roman" w:eastAsia="Times New Roman" w:cs="Times New Roman"/>
          <w:sz w:val="24"/>
          <w:szCs w:val="24"/>
        </w:rPr>
      </w:pPr>
    </w:p>
    <w:p w:rsidRPr="00324B1B" w:rsidR="00583051" w:rsidP="00583DC6" w:rsidRDefault="007B76CE" w14:paraId="000001BF" w14:textId="611475D8">
      <w:pPr>
        <w:pStyle w:val="ListParagraph"/>
        <w:numPr>
          <w:ilvl w:val="0"/>
          <w:numId w:val="24"/>
        </w:numPr>
        <w:spacing w:line="360" w:lineRule="auto"/>
        <w:ind w:left="567" w:hanging="567"/>
        <w:jc w:val="both"/>
        <w:rPr>
          <w:rFonts w:ascii="Times New Roman" w:hAnsi="Times New Roman" w:eastAsia="Times New Roman" w:cs="Times New Roman"/>
          <w:sz w:val="24"/>
          <w:szCs w:val="24"/>
          <w:highlight w:val="white"/>
        </w:rPr>
      </w:pPr>
      <w:r w:rsidRPr="00324B1B">
        <w:rPr>
          <w:rFonts w:ascii="Times New Roman" w:hAnsi="Times New Roman" w:eastAsia="Times New Roman" w:cs="Times New Roman"/>
          <w:sz w:val="24"/>
          <w:szCs w:val="24"/>
          <w:highlight w:val="white"/>
        </w:rPr>
        <w:t>Planilhas eletrônicas, de forma generalizada, possuem um alto risco de integridade e imprecisão de dados.  Isso acontece porque os criadores das planilhas tem que lidar com muitas fórmulas e códigos e qualquer erro de digitação ou de transferência na hora de criar uma nova célula ou coluna gera uma informação que pode resultar em um desvio nos valores apresentados;</w:t>
      </w:r>
    </w:p>
    <w:p w:rsidR="00583051" w:rsidP="00583DC6" w:rsidRDefault="007B76CE" w14:paraId="000001C0" w14:textId="77777777">
      <w:pPr>
        <w:numPr>
          <w:ilvl w:val="0"/>
          <w:numId w:val="24"/>
        </w:numPr>
        <w:spacing w:line="360" w:lineRule="auto"/>
        <w:ind w:left="567" w:hanging="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Existe uma limitação de espaço no Excel e seus similares. Uma planilha não pode ter um número muito grande de registros (linhas). Uma solução paliativa seria desenvolver mais planilhas quando necessário, contudo, nesse caso, o trabalho se torna difícil e ainda mais arriscado;</w:t>
      </w:r>
    </w:p>
    <w:p w:rsidR="00583051" w:rsidP="00583DC6" w:rsidRDefault="007B76CE" w14:paraId="000001C1" w14:textId="77777777">
      <w:pPr>
        <w:numPr>
          <w:ilvl w:val="0"/>
          <w:numId w:val="24"/>
        </w:numPr>
        <w:spacing w:line="360" w:lineRule="auto"/>
        <w:ind w:left="567" w:hanging="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Não existe uma pesquisa com filtros e que seja rápida, pois não existe uma possibilidade de manipulação de dados relacionais ou não-relacionais fornecidos pelos bancos de dados atuais.</w:t>
      </w:r>
    </w:p>
    <w:p w:rsidR="00583051" w:rsidP="00FA1306" w:rsidRDefault="007B76CE" w14:paraId="000001C2" w14:textId="77777777">
      <w:pPr>
        <w:pStyle w:val="titulo2"/>
        <w:numPr>
          <w:ilvl w:val="0"/>
          <w:numId w:val="0"/>
        </w:numPr>
        <w:ind w:left="426" w:hanging="426"/>
      </w:pPr>
      <w:bookmarkStart w:name="_heading=h.46r0co2" w:colFirst="0" w:colLast="0" w:id="84"/>
      <w:bookmarkStart w:name="_Toc43239412" w:id="85"/>
      <w:bookmarkEnd w:id="84"/>
      <w:r>
        <w:rPr>
          <w:b/>
        </w:rPr>
        <w:t>3.2 Coleta de dados</w:t>
      </w:r>
      <w:bookmarkEnd w:id="85"/>
    </w:p>
    <w:p w:rsidR="00583051" w:rsidP="000F4F5E" w:rsidRDefault="007B76CE" w14:paraId="000001C3"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Para o levantamento de dados deste projeto foram escolhidos os instrumentos de questionário com potenciais usuários utilizando a técnica estatística de amostragem. Para Peterson (2016), amostragem é uma técnica onde escolhe-se uma pequena parte de um grupo grande para estimar características do grupo todo, por exemplo, existe um grupo de mil pessoas e queremos descobrir quantas gostam de Matemática. Levaria um tempo enorme para questionar todos eles. Ao invés disso, entrevista-se apenas uma parcela daquele grupo e utiliza-se os resultados dessa parcela menor para elaborar conclusões aproximadas do grupo todo. O autor ainda pontua a importância de garantir que a parcela escolhida para a amostra seja a representação mais aproximada possível do grupo todo.</w:t>
      </w:r>
    </w:p>
    <w:p w:rsidR="00583051" w:rsidP="000F4F5E" w:rsidRDefault="007B76CE" w14:paraId="000001C4"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escolha do método de questionário ocorreu pelo dinamismo, visto que uma entrevista demandaria agendamento e possivelmente tornaria-se um gargalo no processo de desenvolvimento. A pesquisa contém perguntas qualitativas e quantitativas a fim de entender as principais necessidades do grupo da amostra, entendendo o perfil do público-alvo e gerando assim valor e viabilidade de negócio na construção de um aplicativo como ferramenta de controle de crediário. </w:t>
      </w:r>
    </w:p>
    <w:p w:rsidR="00583051" w:rsidRDefault="007B76CE" w14:paraId="000001C5"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Recursos extras como a apresentação de um rápido protótipo de telas foi elaborado em Wireframe a fim de possibilitar uma noção mais tangível da proposta sistêmica.</w:t>
      </w:r>
    </w:p>
    <w:p w:rsidR="00583051" w:rsidP="00F62098" w:rsidRDefault="007B76CE" w14:paraId="000001C6"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período de coleta das respostas foi no primeiro semestre de 2020.</w:t>
      </w:r>
    </w:p>
    <w:p w:rsidR="00583051" w:rsidP="00FA1306" w:rsidRDefault="007B76CE" w14:paraId="000001C7" w14:textId="77777777">
      <w:pPr>
        <w:pStyle w:val="titulo3"/>
      </w:pPr>
      <w:bookmarkStart w:name="_heading=h.2lwamvv" w:colFirst="0" w:colLast="0" w:id="86"/>
      <w:bookmarkStart w:name="_Toc43239413" w:id="87"/>
      <w:bookmarkEnd w:id="86"/>
      <w:r>
        <w:lastRenderedPageBreak/>
        <w:t>3.2.1 Aplicação do questionário</w:t>
      </w:r>
      <w:bookmarkEnd w:id="87"/>
    </w:p>
    <w:p w:rsidR="00583051" w:rsidP="000F4F5E" w:rsidRDefault="007B76CE" w14:paraId="000001C8"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questionário elaborado conteve sete perguntas que podem ser vistas no anexo A, tais perguntas objetivavam a validação da ideia e modelo de negócio a ser adotado (seção 3.3). Proprietários de lojas de roupas e comerciantes individuais se propuseram a responder o questionário que em média, demorou 15 (quinze) minutos para ser completado. A amostra contou com  10 (dez) pessoas.</w:t>
      </w:r>
    </w:p>
    <w:p w:rsidR="00583051" w:rsidP="000F4F5E" w:rsidRDefault="007B76CE" w14:paraId="000001CA" w14:textId="500E86A0">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Abaixo seguem os resultados condensados.</w:t>
      </w:r>
    </w:p>
    <w:p w:rsidRPr="00324B1B" w:rsidR="00583051" w:rsidP="000F4F5E" w:rsidRDefault="007B76CE" w14:paraId="000001CB" w14:textId="6525C158">
      <w:pPr>
        <w:pStyle w:val="ListParagraph"/>
        <w:numPr>
          <w:ilvl w:val="0"/>
          <w:numId w:val="30"/>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 xml:space="preserve">70% das pessoas responderam que estariam dispostas a instalar um aplicativo no </w:t>
      </w:r>
      <w:r w:rsidRPr="00324B1B">
        <w:rPr>
          <w:rFonts w:ascii="Times New Roman" w:hAnsi="Times New Roman" w:eastAsia="Times New Roman" w:cs="Times New Roman"/>
          <w:i/>
          <w:sz w:val="24"/>
          <w:szCs w:val="24"/>
        </w:rPr>
        <w:t>smartphone</w:t>
      </w:r>
      <w:r w:rsidRPr="00324B1B">
        <w:rPr>
          <w:rFonts w:ascii="Times New Roman" w:hAnsi="Times New Roman" w:eastAsia="Times New Roman" w:cs="Times New Roman"/>
          <w:sz w:val="24"/>
          <w:szCs w:val="24"/>
        </w:rPr>
        <w:t xml:space="preserve"> para lançar as vendas e os pagamentos dos clientes;</w:t>
      </w:r>
    </w:p>
    <w:p w:rsidR="00583051" w:rsidP="000F4F5E" w:rsidRDefault="007B76CE" w14:paraId="000001CC" w14:textId="77777777">
      <w:pPr>
        <w:numPr>
          <w:ilvl w:val="0"/>
          <w:numId w:val="30"/>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60% utilizam Android enquanto 40% iOS;</w:t>
      </w:r>
    </w:p>
    <w:p w:rsidR="00583051" w:rsidP="000F4F5E" w:rsidRDefault="007B76CE" w14:paraId="000001CD" w14:textId="77777777">
      <w:pPr>
        <w:numPr>
          <w:ilvl w:val="0"/>
          <w:numId w:val="30"/>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100% das pessoas da amostra disseram que possuem acesso a internet móvel;</w:t>
      </w:r>
    </w:p>
    <w:p w:rsidR="00583051" w:rsidP="000F4F5E" w:rsidRDefault="007B76CE" w14:paraId="000001CE" w14:textId="298DADD2">
      <w:pPr>
        <w:numPr>
          <w:ilvl w:val="0"/>
          <w:numId w:val="30"/>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Quando perguntado sobre o</w:t>
      </w:r>
      <w:r w:rsidRPr="00AC7104">
        <w:rPr>
          <w:rFonts w:ascii="Times New Roman" w:hAnsi="Times New Roman" w:eastAsia="Times New Roman" w:cs="Times New Roman"/>
          <w:iCs/>
          <w:sz w:val="24"/>
          <w:szCs w:val="24"/>
        </w:rPr>
        <w:t xml:space="preserve"> </w:t>
      </w:r>
      <m:oMath>
        <m:r>
          <m:rPr>
            <m:sty m:val="p"/>
          </m:rPr>
          <w:rPr>
            <w:rFonts w:ascii="Cambria Math" w:hAnsi="Cambria Math"/>
          </w:rPr>
          <m:t>Δ</m:t>
        </m:r>
        <m:r>
          <m:rPr>
            <m:sty m:val="p"/>
          </m:rPr>
          <w:rPr>
            <w:rFonts w:ascii="Cambria Math" w:hAnsi="Cambria Math" w:eastAsia="Times New Roman" w:cs="Times New Roman"/>
            <w:sz w:val="24"/>
            <w:szCs w:val="24"/>
          </w:rPr>
          <m:t>tempo</m:t>
        </m:r>
      </m:oMath>
      <w:r>
        <w:rPr>
          <w:rFonts w:ascii="Times New Roman" w:hAnsi="Times New Roman" w:eastAsia="Times New Roman" w:cs="Times New Roman"/>
          <w:sz w:val="24"/>
          <w:szCs w:val="24"/>
        </w:rPr>
        <w:t>- Variação do tempo - levado para saber o quanto o cliente está devendo (Seja por motivos de levantamento de dívidas ou até mesmo quando perguntado pelo cliente), as respostas foram bem variáveis, como segue: 2 minutos, 2 minutos,  3 minutos, 4 minutos, 5 minutos, 5 minutos, 7 minutos, 9 minutos, 12 minutos e 15 minutos. A partir do exposto, tirou-se a mediana da amostra - Segundo Peterson (2016), a mediana é o número central de um conjunto de dados ordenados do menor para o maior. Concluiu-se então que em média, leva-se 3,5 minutos para encontrar o valor devido por um cliente;</w:t>
      </w:r>
    </w:p>
    <w:p w:rsidR="00583051" w:rsidP="000F4F5E" w:rsidRDefault="007B76CE" w14:paraId="000001CF" w14:textId="77777777">
      <w:pPr>
        <w:numPr>
          <w:ilvl w:val="0"/>
          <w:numId w:val="30"/>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moda da funcionalidade extra que um aplicativo de controle de crédito deve possuir foi “Compartilhamento do valor devido no </w:t>
      </w:r>
      <w:r w:rsidRPr="00AC7104">
        <w:rPr>
          <w:rFonts w:ascii="Times New Roman" w:hAnsi="Times New Roman" w:eastAsia="Times New Roman" w:cs="Times New Roman"/>
          <w:i/>
          <w:iCs/>
          <w:sz w:val="24"/>
          <w:szCs w:val="24"/>
        </w:rPr>
        <w:t>WhatsApp</w:t>
      </w:r>
      <w:r>
        <w:rPr>
          <w:rFonts w:ascii="Times New Roman" w:hAnsi="Times New Roman" w:eastAsia="Times New Roman" w:cs="Times New Roman"/>
          <w:sz w:val="24"/>
          <w:szCs w:val="24"/>
        </w:rPr>
        <w:t>” com 5 respostas. Tal informação é relevante pois ajuda no entendimento de como gerar mais valor negocial e qual funcionalidade extra priorizar para a versão inicial do aplicativo.</w:t>
      </w:r>
    </w:p>
    <w:p w:rsidR="00583051" w:rsidRDefault="00583051" w14:paraId="000001D0" w14:textId="77777777">
      <w:pPr>
        <w:spacing w:line="360" w:lineRule="auto"/>
        <w:ind w:left="1440"/>
        <w:jc w:val="both"/>
        <w:rPr>
          <w:rFonts w:ascii="Times New Roman" w:hAnsi="Times New Roman" w:eastAsia="Times New Roman" w:cs="Times New Roman"/>
          <w:sz w:val="24"/>
          <w:szCs w:val="24"/>
        </w:rPr>
      </w:pPr>
    </w:p>
    <w:p w:rsidR="00583051" w:rsidP="000F4F5E" w:rsidRDefault="007B76CE" w14:paraId="000001D1"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ideia condensada permite que algumas inferências sejam feitas: O segundo resultado (item b, seção 3.2.1) homologa a ideia da construção de um aplicativo híbrido, visto que nessa amostra a parcela de sistemas operacionais utilizados está bem dividida. O terceiro ponto (item c, seção 3.2.1) homologa a ideia de utilizar um serviço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para manipulação de dados, pois 100% dos participantes alegaram possuir acesso à internet em seus aparelhos móveis. O primeiro levantamento (item a, seção 3.2.1) indica uma adesão da ferramenta uma vez que a mesma já esteja inserida no mercado. Por fim, o último ponto (item e, seção 3.2.1) convalida um dos valores oferecidos pelo </w:t>
      </w:r>
      <w:r>
        <w:rPr>
          <w:rFonts w:ascii="Times New Roman" w:hAnsi="Times New Roman" w:eastAsia="Times New Roman" w:cs="Times New Roman"/>
          <w:i/>
          <w:sz w:val="24"/>
          <w:szCs w:val="24"/>
        </w:rPr>
        <w:t>App</w:t>
      </w:r>
      <w:r>
        <w:rPr>
          <w:rFonts w:ascii="Times New Roman" w:hAnsi="Times New Roman" w:eastAsia="Times New Roman" w:cs="Times New Roman"/>
          <w:sz w:val="24"/>
          <w:szCs w:val="24"/>
        </w:rPr>
        <w:t xml:space="preserve">, isto é, a obtenção de informação a respeito do crediário de </w:t>
      </w:r>
      <w:r>
        <w:rPr>
          <w:rFonts w:ascii="Times New Roman" w:hAnsi="Times New Roman" w:eastAsia="Times New Roman" w:cs="Times New Roman"/>
          <w:sz w:val="24"/>
          <w:szCs w:val="24"/>
        </w:rPr>
        <w:lastRenderedPageBreak/>
        <w:t xml:space="preserve">maneira rápida, pois em média, com uma internet razoável, demora-se 30 segundos para obter-se o valor devido pelos clientes na plataforma. </w:t>
      </w:r>
    </w:p>
    <w:p w:rsidR="00583051" w:rsidP="00FA1306" w:rsidRDefault="007B76CE" w14:paraId="000001D2" w14:textId="77777777">
      <w:pPr>
        <w:pStyle w:val="titulo3"/>
      </w:pPr>
      <w:bookmarkStart w:name="_heading=h.111kx3o" w:colFirst="0" w:colLast="0" w:id="88"/>
      <w:bookmarkStart w:name="_Toc43239414" w:id="89"/>
      <w:bookmarkEnd w:id="88"/>
      <w:r>
        <w:t>3.2.2 Resultados gráficos</w:t>
      </w:r>
      <w:bookmarkEnd w:id="89"/>
    </w:p>
    <w:p w:rsidR="00583051" w:rsidP="000F4F5E" w:rsidRDefault="007B76CE" w14:paraId="000001D3"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Uma vez que os dados tenham sido coletados e organizados, eles podem ser dispostos em gráficos, tabelas e diagramas. Abaixo, encontram-se gráficos originados a partir da resposta dos </w:t>
      </w:r>
      <w:r>
        <w:rPr>
          <w:rFonts w:ascii="Times New Roman" w:hAnsi="Times New Roman" w:eastAsia="Times New Roman" w:cs="Times New Roman"/>
          <w:i/>
          <w:sz w:val="24"/>
          <w:szCs w:val="24"/>
        </w:rPr>
        <w:t>stakeholders</w:t>
      </w:r>
      <w:r>
        <w:rPr>
          <w:rFonts w:ascii="Times New Roman" w:hAnsi="Times New Roman" w:eastAsia="Times New Roman" w:cs="Times New Roman"/>
          <w:sz w:val="24"/>
          <w:szCs w:val="24"/>
        </w:rPr>
        <w:t xml:space="preserve"> questionados. Os gráficos estão dispostos no formato de Histograma - Um histograma, segundo Peterson (2016) apresenta a frequência dos dados através de eixos, apresentando visualmente as diferentes frequências e características.</w:t>
      </w:r>
    </w:p>
    <w:p w:rsidR="00583051" w:rsidP="000F4F5E" w:rsidRDefault="007B76CE" w14:paraId="000001DF" w14:textId="79C002BC">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Conforme demonstrado na figura 5, 50% dos questionados afirmam que o valor mais significativo gerado pelo aplicativo seria o acesso a informação de qualquer lugar com o auxílio de um </w:t>
      </w:r>
      <w:r>
        <w:rPr>
          <w:rFonts w:ascii="Times New Roman" w:hAnsi="Times New Roman" w:eastAsia="Times New Roman" w:cs="Times New Roman"/>
          <w:i/>
          <w:sz w:val="24"/>
          <w:szCs w:val="24"/>
        </w:rPr>
        <w:t>smartphone</w:t>
      </w:r>
      <w:r>
        <w:rPr>
          <w:rFonts w:ascii="Times New Roman" w:hAnsi="Times New Roman" w:eastAsia="Times New Roman" w:cs="Times New Roman"/>
          <w:sz w:val="24"/>
          <w:szCs w:val="24"/>
        </w:rPr>
        <w:t xml:space="preserve"> e acesso à internet. Informação relevante que nos permite concluir que, para alcançar uma grande adesão, deve-se desenvolver aplicativos que consumam dados centralizados em um servidor de aplicação que faz uso da infraestrutura proveniente da rede mundial de computadores.</w:t>
      </w:r>
    </w:p>
    <w:p w:rsidR="00F62098" w:rsidP="00AC7104" w:rsidRDefault="00F62098" w14:paraId="5A96A766" w14:textId="21B99721">
      <w:pPr>
        <w:pStyle w:val="figuras"/>
        <w:ind w:hanging="142"/>
      </w:pPr>
      <w:bookmarkStart w:name="_Toc43239476" w:id="90"/>
      <w:r>
        <w:t xml:space="preserve">Figura </w:t>
      </w:r>
      <w:r>
        <w:fldChar w:fldCharType="begin"/>
      </w:r>
      <w:r>
        <w:instrText> SEQ Figura \* ARABIC </w:instrText>
      </w:r>
      <w:r>
        <w:fldChar w:fldCharType="separate"/>
      </w:r>
      <w:r w:rsidR="009549CC">
        <w:rPr>
          <w:noProof/>
        </w:rPr>
        <w:t>5</w:t>
      </w:r>
      <w:r>
        <w:fldChar w:fldCharType="end"/>
      </w:r>
      <w:r>
        <w:t xml:space="preserve"> </w:t>
      </w:r>
      <w:r w:rsidRPr="003B468C">
        <w:t>- Maior valor gerado com a utilização na opinião dos entrevistados</w:t>
      </w:r>
      <w:bookmarkEnd w:id="90"/>
    </w:p>
    <w:p w:rsidR="00583051" w:rsidP="00AC7104" w:rsidRDefault="007B76CE" w14:paraId="000001E3"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6DC0FF51" wp14:editId="200FA5F6">
            <wp:extent cx="5020255" cy="3376613"/>
            <wp:effectExtent l="12700" t="12700" r="12700" b="1270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020255" cy="3376613"/>
                    </a:xfrm>
                    <a:prstGeom prst="rect">
                      <a:avLst/>
                    </a:prstGeom>
                    <a:ln w="12700">
                      <a:solidFill>
                        <a:srgbClr val="000000"/>
                      </a:solidFill>
                      <a:prstDash val="solid"/>
                    </a:ln>
                  </pic:spPr>
                </pic:pic>
              </a:graphicData>
            </a:graphic>
          </wp:inline>
        </w:drawing>
      </w:r>
    </w:p>
    <w:p w:rsidR="00583051" w:rsidP="00AC7104" w:rsidRDefault="007B76CE" w14:paraId="000001E5" w14:textId="3A25D773">
      <w:pPr>
        <w:pStyle w:val="figuras"/>
        <w:ind w:firstLine="0"/>
      </w:pPr>
      <w:r>
        <w:t>Fonte: Elaborado pelo autor.</w:t>
      </w:r>
    </w:p>
    <w:p w:rsidR="00583051" w:rsidRDefault="00583051" w14:paraId="000001E6" w14:textId="77777777">
      <w:pPr>
        <w:spacing w:line="360" w:lineRule="auto"/>
        <w:ind w:firstLine="720"/>
        <w:jc w:val="both"/>
        <w:rPr>
          <w:rFonts w:ascii="Times New Roman" w:hAnsi="Times New Roman" w:eastAsia="Times New Roman" w:cs="Times New Roman"/>
          <w:sz w:val="24"/>
          <w:szCs w:val="24"/>
        </w:rPr>
      </w:pPr>
    </w:p>
    <w:p w:rsidR="00583051" w:rsidP="000F4F5E" w:rsidRDefault="007B76CE" w14:paraId="000001E7" w14:textId="77777777">
      <w:pPr>
        <w:spacing w:line="360" w:lineRule="auto"/>
        <w:ind w:firstLine="567"/>
        <w:jc w:val="both"/>
        <w:rPr>
          <w:sz w:val="20"/>
          <w:szCs w:val="20"/>
        </w:rPr>
      </w:pPr>
      <w:r>
        <w:rPr>
          <w:rFonts w:ascii="Times New Roman" w:hAnsi="Times New Roman" w:eastAsia="Times New Roman" w:cs="Times New Roman"/>
          <w:sz w:val="24"/>
          <w:szCs w:val="24"/>
        </w:rPr>
        <w:t>Com o objetivo de entender a melhor prática de monetização do aplicativo, perguntou-se qual seria o melhor modelo de cobrança e de acordo com a figura 6 abaixo, 80% preferem a cobrança de um valor fixo mensal pelo uso da ferramenta.</w:t>
      </w:r>
    </w:p>
    <w:p w:rsidR="002771DB" w:rsidP="00AC7104" w:rsidRDefault="002771DB" w14:paraId="161F7925" w14:textId="5E47EF98">
      <w:pPr>
        <w:pStyle w:val="figuras"/>
        <w:ind w:firstLine="0"/>
      </w:pPr>
      <w:bookmarkStart w:name="_Toc43239477" w:id="91"/>
      <w:r>
        <w:lastRenderedPageBreak/>
        <w:t xml:space="preserve">Figura </w:t>
      </w:r>
      <w:r>
        <w:fldChar w:fldCharType="begin"/>
      </w:r>
      <w:r>
        <w:instrText> SEQ Figura \* ARABIC </w:instrText>
      </w:r>
      <w:r>
        <w:fldChar w:fldCharType="separate"/>
      </w:r>
      <w:r w:rsidR="009549CC">
        <w:rPr>
          <w:noProof/>
        </w:rPr>
        <w:t>6</w:t>
      </w:r>
      <w:r>
        <w:fldChar w:fldCharType="end"/>
      </w:r>
      <w:r>
        <w:t xml:space="preserve"> </w:t>
      </w:r>
      <w:r w:rsidRPr="00715BCA">
        <w:t>- Melhor maneira de pagar pelo EasyStore</w:t>
      </w:r>
      <w:bookmarkEnd w:id="91"/>
    </w:p>
    <w:p w:rsidR="00583051" w:rsidP="00AC7104" w:rsidRDefault="007B76CE" w14:paraId="000001EA" w14:textId="77777777">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135E98A0" wp14:editId="2F11E5D4">
            <wp:extent cx="5400000" cy="3600000"/>
            <wp:effectExtent l="12700" t="12700" r="12700" b="1270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400000" cy="3600000"/>
                    </a:xfrm>
                    <a:prstGeom prst="rect">
                      <a:avLst/>
                    </a:prstGeom>
                    <a:ln w="12700">
                      <a:solidFill>
                        <a:srgbClr val="000000"/>
                      </a:solidFill>
                      <a:prstDash val="solid"/>
                    </a:ln>
                  </pic:spPr>
                </pic:pic>
              </a:graphicData>
            </a:graphic>
          </wp:inline>
        </w:drawing>
      </w:r>
    </w:p>
    <w:p w:rsidR="00583051" w:rsidP="00AC7104" w:rsidRDefault="007B76CE" w14:paraId="000001EB" w14:textId="77777777">
      <w:pPr>
        <w:pStyle w:val="figuras"/>
        <w:ind w:firstLine="0"/>
      </w:pPr>
      <w:r>
        <w:t>Fonte: Elaborado pelo autor.</w:t>
      </w:r>
    </w:p>
    <w:p w:rsidR="00583051" w:rsidRDefault="00583051" w14:paraId="000001EC" w14:textId="77777777">
      <w:pPr>
        <w:spacing w:line="240" w:lineRule="auto"/>
        <w:jc w:val="both"/>
        <w:rPr>
          <w:rFonts w:ascii="Times New Roman" w:hAnsi="Times New Roman" w:eastAsia="Times New Roman" w:cs="Times New Roman"/>
          <w:b/>
          <w:sz w:val="24"/>
          <w:szCs w:val="24"/>
        </w:rPr>
      </w:pPr>
    </w:p>
    <w:p w:rsidR="00583051" w:rsidP="000F4F5E" w:rsidRDefault="007B76CE" w14:paraId="000001ED"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Atualmente, como pode ser visualizado na figura 7,  30% dos participantes disseram usar algum tipo de aplicativo </w:t>
      </w:r>
      <w:r>
        <w:rPr>
          <w:rFonts w:ascii="Times New Roman" w:hAnsi="Times New Roman" w:eastAsia="Times New Roman" w:cs="Times New Roman"/>
          <w:i/>
          <w:sz w:val="24"/>
          <w:szCs w:val="24"/>
        </w:rPr>
        <w:t>mobile</w:t>
      </w:r>
      <w:r>
        <w:rPr>
          <w:rFonts w:ascii="Times New Roman" w:hAnsi="Times New Roman" w:eastAsia="Times New Roman" w:cs="Times New Roman"/>
          <w:sz w:val="24"/>
          <w:szCs w:val="24"/>
        </w:rPr>
        <w:t>/</w:t>
      </w:r>
      <w:r>
        <w:rPr>
          <w:rFonts w:ascii="Times New Roman" w:hAnsi="Times New Roman" w:eastAsia="Times New Roman" w:cs="Times New Roman"/>
          <w:i/>
          <w:sz w:val="24"/>
          <w:szCs w:val="24"/>
        </w:rPr>
        <w:t>desktop</w:t>
      </w:r>
      <w:r>
        <w:rPr>
          <w:rFonts w:ascii="Times New Roman" w:hAnsi="Times New Roman" w:eastAsia="Times New Roman" w:cs="Times New Roman"/>
          <w:sz w:val="24"/>
          <w:szCs w:val="24"/>
        </w:rPr>
        <w:t xml:space="preserve"> de anotações (Blocos de notas, Word, LibreOffice, etc) e 10% relatam usar ferramentas manuais para controle, tais como: cadernos e fichas físicas de crediário, por exemplo. Esses dados levam a refletir que existe espaço atualmente no mercado para ganhar o público que ainda executa o controle de crediário de uma forma manual ou pouco sistêmica.</w:t>
      </w:r>
    </w:p>
    <w:p w:rsidR="00A87461" w:rsidP="00D44FDB" w:rsidRDefault="00A87461" w14:paraId="71A89B7A" w14:textId="77777777">
      <w:pPr>
        <w:pStyle w:val="figuras"/>
      </w:pPr>
    </w:p>
    <w:p w:rsidR="00A87461" w:rsidP="00D44FDB" w:rsidRDefault="00A87461" w14:paraId="758ED1FA" w14:textId="77777777">
      <w:pPr>
        <w:pStyle w:val="figuras"/>
      </w:pPr>
    </w:p>
    <w:p w:rsidR="00A87461" w:rsidP="00D44FDB" w:rsidRDefault="00A87461" w14:paraId="2609111A" w14:textId="77777777">
      <w:pPr>
        <w:pStyle w:val="figuras"/>
      </w:pPr>
    </w:p>
    <w:p w:rsidR="00A87461" w:rsidP="00D44FDB" w:rsidRDefault="00A87461" w14:paraId="2721D881" w14:textId="77777777">
      <w:pPr>
        <w:pStyle w:val="figuras"/>
      </w:pPr>
    </w:p>
    <w:p w:rsidR="00A87461" w:rsidP="00D44FDB" w:rsidRDefault="00A87461" w14:paraId="156A561B" w14:textId="77777777">
      <w:pPr>
        <w:pStyle w:val="figuras"/>
      </w:pPr>
    </w:p>
    <w:p w:rsidR="00A87461" w:rsidP="00D44FDB" w:rsidRDefault="00A87461" w14:paraId="6C7C3D68" w14:textId="77777777">
      <w:pPr>
        <w:pStyle w:val="figuras"/>
      </w:pPr>
    </w:p>
    <w:p w:rsidR="00A87461" w:rsidP="00D44FDB" w:rsidRDefault="00A87461" w14:paraId="1C0E1DE2" w14:textId="77777777">
      <w:pPr>
        <w:pStyle w:val="figuras"/>
      </w:pPr>
    </w:p>
    <w:p w:rsidR="00A87461" w:rsidP="00D44FDB" w:rsidRDefault="00A87461" w14:paraId="7BE8DC3A" w14:textId="77777777">
      <w:pPr>
        <w:pStyle w:val="figuras"/>
      </w:pPr>
    </w:p>
    <w:p w:rsidR="00A87461" w:rsidP="00D44FDB" w:rsidRDefault="00A87461" w14:paraId="7EE1C1D1" w14:textId="5B5B9067">
      <w:pPr>
        <w:pStyle w:val="figuras"/>
      </w:pPr>
    </w:p>
    <w:p w:rsidR="00324B1B" w:rsidP="00D44FDB" w:rsidRDefault="00324B1B" w14:paraId="62BFB5F4" w14:textId="6FB4391D">
      <w:pPr>
        <w:pStyle w:val="figuras"/>
      </w:pPr>
    </w:p>
    <w:p w:rsidR="00324B1B" w:rsidP="00D44FDB" w:rsidRDefault="00324B1B" w14:paraId="700007D1" w14:textId="4C38C78C">
      <w:pPr>
        <w:pStyle w:val="figuras"/>
      </w:pPr>
    </w:p>
    <w:p w:rsidR="00324B1B" w:rsidP="00D44FDB" w:rsidRDefault="00324B1B" w14:paraId="394C31FB" w14:textId="3B264825">
      <w:pPr>
        <w:pStyle w:val="figuras"/>
      </w:pPr>
    </w:p>
    <w:p w:rsidR="00324B1B" w:rsidP="00D44FDB" w:rsidRDefault="00324B1B" w14:paraId="46AA84BD" w14:textId="77777777">
      <w:pPr>
        <w:pStyle w:val="figuras"/>
      </w:pPr>
    </w:p>
    <w:p w:rsidR="00A87461" w:rsidP="00D44FDB" w:rsidRDefault="00A87461" w14:paraId="56B38691" w14:textId="77777777">
      <w:pPr>
        <w:pStyle w:val="figuras"/>
      </w:pPr>
    </w:p>
    <w:p w:rsidR="00D44FDB" w:rsidP="00AC7104" w:rsidRDefault="00D44FDB" w14:paraId="08F12F1C" w14:textId="5799F93C">
      <w:pPr>
        <w:pStyle w:val="figuras"/>
        <w:ind w:hanging="426"/>
      </w:pPr>
      <w:bookmarkStart w:name="_Toc43239478" w:id="92"/>
      <w:r>
        <w:lastRenderedPageBreak/>
        <w:t xml:space="preserve">Figura </w:t>
      </w:r>
      <w:r>
        <w:fldChar w:fldCharType="begin"/>
      </w:r>
      <w:r>
        <w:instrText> SEQ Figura \* ARABIC </w:instrText>
      </w:r>
      <w:r>
        <w:fldChar w:fldCharType="separate"/>
      </w:r>
      <w:r w:rsidR="009549CC">
        <w:rPr>
          <w:noProof/>
        </w:rPr>
        <w:t>7</w:t>
      </w:r>
      <w:r>
        <w:fldChar w:fldCharType="end"/>
      </w:r>
      <w:r>
        <w:t xml:space="preserve"> </w:t>
      </w:r>
      <w:r w:rsidRPr="00B17B8A">
        <w:t>- Formas de controles utilizadas atualmente</w:t>
      </w:r>
      <w:bookmarkEnd w:id="92"/>
    </w:p>
    <w:p w:rsidR="00583051" w:rsidP="00AC7104" w:rsidRDefault="007B76CE" w14:paraId="000001F8" w14:textId="77777777">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5CAAB63A" wp14:editId="1C1DC276">
            <wp:extent cx="5400000" cy="3600000"/>
            <wp:effectExtent l="12700" t="12700" r="12700" b="1270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400000" cy="3600000"/>
                    </a:xfrm>
                    <a:prstGeom prst="rect">
                      <a:avLst/>
                    </a:prstGeom>
                    <a:ln w="12700">
                      <a:solidFill>
                        <a:srgbClr val="000000"/>
                      </a:solidFill>
                      <a:prstDash val="solid"/>
                    </a:ln>
                  </pic:spPr>
                </pic:pic>
              </a:graphicData>
            </a:graphic>
          </wp:inline>
        </w:drawing>
      </w:r>
    </w:p>
    <w:p w:rsidR="00583051" w:rsidP="00AC7104" w:rsidRDefault="007B76CE" w14:paraId="000001F9" w14:textId="77777777">
      <w:pPr>
        <w:pStyle w:val="figuras"/>
        <w:ind w:firstLine="0"/>
      </w:pPr>
      <w:r>
        <w:t>Fonte: Elaborado pelo autor.</w:t>
      </w:r>
    </w:p>
    <w:p w:rsidR="00583051" w:rsidP="00FA1306" w:rsidRDefault="007B76CE" w14:paraId="000001FA" w14:textId="77777777">
      <w:pPr>
        <w:pStyle w:val="titulo2"/>
        <w:numPr>
          <w:ilvl w:val="0"/>
          <w:numId w:val="0"/>
        </w:numPr>
        <w:ind w:left="426" w:hanging="426"/>
      </w:pPr>
      <w:bookmarkStart w:name="_heading=h.3l18frh" w:colFirst="0" w:colLast="0" w:id="93"/>
      <w:bookmarkStart w:name="_Toc43239415" w:id="94"/>
      <w:bookmarkEnd w:id="93"/>
      <w:r>
        <w:rPr>
          <w:b/>
        </w:rPr>
        <w:t>3.3 Modelo de negócios Canvas</w:t>
      </w:r>
      <w:bookmarkEnd w:id="94"/>
    </w:p>
    <w:p w:rsidR="00583051" w:rsidP="000F4F5E" w:rsidRDefault="007B76CE" w14:paraId="000001FB" w14:textId="6FACB71C">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O conceito de modelo de negócios surgiu na literatura acadêmica em 1975, contudo, foi ganhar destaque na década de 90 devido ao surgimento da internet e do </w:t>
      </w:r>
      <w:r>
        <w:rPr>
          <w:rFonts w:ascii="Times New Roman" w:hAnsi="Times New Roman" w:eastAsia="Times New Roman" w:cs="Times New Roman"/>
          <w:i/>
          <w:sz w:val="24"/>
          <w:szCs w:val="24"/>
        </w:rPr>
        <w:t>e-commerce</w:t>
      </w:r>
      <w:r>
        <w:rPr>
          <w:rFonts w:ascii="Times New Roman" w:hAnsi="Times New Roman" w:eastAsia="Times New Roman" w:cs="Times New Roman"/>
          <w:sz w:val="24"/>
          <w:szCs w:val="24"/>
        </w:rPr>
        <w:t xml:space="preserve"> (MORRIS; SCHINDEHUTTE; ALLEN,</w:t>
      </w:r>
      <w:r w:rsidR="006620D0">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2005). Os autores apontam que tal conceito não possui uma concordância no meio acadêmico no que diz respeito à definição, natureza, estrutura e evolução dos modelos de negócio. </w:t>
      </w:r>
    </w:p>
    <w:p w:rsidR="00583051" w:rsidP="000F4F5E" w:rsidRDefault="007B76CE" w14:paraId="000001FC" w14:textId="77777777">
      <w:pPr>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Orofino (2011) ainda nos diz que a empresa precisa estabelecer um modelo adequado ao seu negócio, adaptado às exigências do mercado e que tente prever e gerenciar ao máximo as incertezas. </w:t>
      </w:r>
    </w:p>
    <w:p w:rsidR="00583051" w:rsidP="000F4F5E" w:rsidRDefault="007B76CE" w14:paraId="000001FD" w14:textId="77777777">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Pr>
        <w:t>“Um modelo de negócio descreve a lógica de criação, entrega e captura de valor por parte de uma organização” (OSTERWALDER, 2011). O autor nos diz acreditar que</w:t>
      </w:r>
      <w:r>
        <w:rPr>
          <w:rFonts w:ascii="Times New Roman" w:hAnsi="Times New Roman" w:eastAsia="Times New Roman" w:cs="Times New Roman"/>
          <w:sz w:val="24"/>
          <w:szCs w:val="24"/>
          <w:highlight w:val="white"/>
        </w:rPr>
        <w:t xml:space="preserve"> um modelo de negócios pode ser melhor descrito com nove componentes básicos, que mostram a lógica de como uma organização pretende gerar valor. Os nove componentes cobrem as quatro áreas principais de um negócio: clientes, oferta, infraestrutura e viabilidade financeira. Tais componentes e suas respectivas descrições podem ser visualizados na ilustração 1.</w:t>
      </w:r>
    </w:p>
    <w:p w:rsidR="00583051" w:rsidP="000F4F5E" w:rsidRDefault="007B76CE" w14:paraId="000001FE" w14:textId="77777777">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Pr>
        <w:t>Osterwalder (2011)</w:t>
      </w:r>
      <w:r>
        <w:rPr>
          <w:rFonts w:ascii="Times New Roman" w:hAnsi="Times New Roman" w:eastAsia="Times New Roman" w:cs="Times New Roman"/>
          <w:sz w:val="24"/>
          <w:szCs w:val="24"/>
          <w:highlight w:val="white"/>
        </w:rPr>
        <w:t xml:space="preserve"> nos apresenta esses nove componentes em formato de peças de um quebra-cabeças (conforme ilustração 1), isso é, cada componente sendo uma peça e quando encaixados, geram um todo. Esse todo é uma tabela que pode ser visualizada na ilustração 2. </w:t>
      </w:r>
      <w:r>
        <w:rPr>
          <w:rFonts w:ascii="Times New Roman" w:hAnsi="Times New Roman" w:eastAsia="Times New Roman" w:cs="Times New Roman"/>
          <w:sz w:val="24"/>
          <w:szCs w:val="24"/>
          <w:highlight w:val="white"/>
        </w:rPr>
        <w:lastRenderedPageBreak/>
        <w:t>Ainda segundo o autor, tal tabela segue o funcionamento dos hemisférios cerebrais: o lado esquerdo processa a lógica enquanto o direito, emoções. Dessa forma, o quadro funciona assim: no lado direito mostra-se a eficiência do negócio enquanto que no lado esquerdo apresenta-se o valor do mesmo.</w:t>
      </w:r>
    </w:p>
    <w:p w:rsidR="009B7494" w:rsidP="00AC7104" w:rsidRDefault="009B7494" w14:paraId="3D1AA643" w14:textId="57578810">
      <w:pPr>
        <w:pStyle w:val="figuras"/>
        <w:ind w:firstLine="0"/>
      </w:pPr>
      <w:bookmarkStart w:name="_Toc43239470" w:id="95"/>
      <w:r>
        <w:t xml:space="preserve">Ilustração </w:t>
      </w:r>
      <w:r>
        <w:fldChar w:fldCharType="begin"/>
      </w:r>
      <w:r>
        <w:instrText> SEQ Ilustração \* ARABIC </w:instrText>
      </w:r>
      <w:r>
        <w:fldChar w:fldCharType="separate"/>
      </w:r>
      <w:r w:rsidR="009549CC">
        <w:rPr>
          <w:noProof/>
        </w:rPr>
        <w:t>1</w:t>
      </w:r>
      <w:r>
        <w:fldChar w:fldCharType="end"/>
      </w:r>
      <w:r>
        <w:t xml:space="preserve"> </w:t>
      </w:r>
      <w:r w:rsidRPr="00970357">
        <w:t>- Componentes da ferramenta Canvas</w:t>
      </w:r>
      <w:bookmarkEnd w:id="95"/>
    </w:p>
    <w:p w:rsidR="00583051" w:rsidP="00AC7104" w:rsidRDefault="007B76CE" w14:paraId="00000201" w14:textId="77777777">
      <w:pPr>
        <w:spacing w:line="24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noProof/>
          <w:sz w:val="24"/>
          <w:szCs w:val="24"/>
          <w:highlight w:val="white"/>
        </w:rPr>
        <w:drawing>
          <wp:inline distT="114300" distB="114300" distL="114300" distR="114300" wp14:anchorId="3CB9F837" wp14:editId="45743D88">
            <wp:extent cx="5734050" cy="2971800"/>
            <wp:effectExtent l="12700" t="12700" r="12700" b="1270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4050" cy="2971800"/>
                    </a:xfrm>
                    <a:prstGeom prst="rect">
                      <a:avLst/>
                    </a:prstGeom>
                    <a:ln w="12700">
                      <a:solidFill>
                        <a:srgbClr val="000000"/>
                      </a:solidFill>
                      <a:prstDash val="solid"/>
                    </a:ln>
                  </pic:spPr>
                </pic:pic>
              </a:graphicData>
            </a:graphic>
          </wp:inline>
        </w:drawing>
      </w:r>
    </w:p>
    <w:p w:rsidR="00583051" w:rsidP="00AC7104" w:rsidRDefault="007B76CE" w14:paraId="00000202" w14:textId="77777777">
      <w:pPr>
        <w:pStyle w:val="ilustracao"/>
        <w:ind w:firstLine="0"/>
      </w:pPr>
      <w:r>
        <w:rPr>
          <w:highlight w:val="white"/>
        </w:rPr>
        <w:tab/>
      </w:r>
      <w:r>
        <w:rPr>
          <w:highlight w:val="white"/>
        </w:rPr>
        <w:t xml:space="preserve">Fonte: Adaptado de </w:t>
      </w:r>
      <w:r>
        <w:t>Osterwalder (2011).</w:t>
      </w:r>
    </w:p>
    <w:p w:rsidR="00583051" w:rsidP="00AC7104" w:rsidRDefault="00583051" w14:paraId="00000203" w14:textId="77777777">
      <w:pPr>
        <w:jc w:val="both"/>
        <w:rPr>
          <w:rFonts w:ascii="Times New Roman" w:hAnsi="Times New Roman" w:eastAsia="Times New Roman" w:cs="Times New Roman"/>
          <w:sz w:val="24"/>
          <w:szCs w:val="24"/>
        </w:rPr>
      </w:pPr>
    </w:p>
    <w:p w:rsidR="00564131" w:rsidP="00AC7104" w:rsidRDefault="00564131" w14:paraId="2B209FF4" w14:textId="216161C8">
      <w:pPr>
        <w:pStyle w:val="figuras"/>
        <w:ind w:firstLine="0"/>
      </w:pPr>
      <w:bookmarkStart w:name="_Toc43239465" w:id="96"/>
      <w:r>
        <w:t xml:space="preserve">Quadro  </w:t>
      </w:r>
      <w:r>
        <w:fldChar w:fldCharType="begin"/>
      </w:r>
      <w:r>
        <w:instrText> SEQ Quadro_ \* ARABIC </w:instrText>
      </w:r>
      <w:r>
        <w:fldChar w:fldCharType="separate"/>
      </w:r>
      <w:r w:rsidR="009549CC">
        <w:rPr>
          <w:noProof/>
        </w:rPr>
        <w:t>1</w:t>
      </w:r>
      <w:r>
        <w:fldChar w:fldCharType="end"/>
      </w:r>
      <w:r>
        <w:t xml:space="preserve"> </w:t>
      </w:r>
      <w:r w:rsidRPr="004D2650">
        <w:t>- Os nove componentes da ferramenta Canvas</w:t>
      </w:r>
      <w:bookmarkEnd w:id="96"/>
    </w:p>
    <w:tbl>
      <w:tblPr>
        <w:tblStyle w:val="a6"/>
        <w:tblW w:w="897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485"/>
        <w:gridCol w:w="4485"/>
      </w:tblGrid>
      <w:tr w:rsidR="00583051" w14:paraId="225A1582" w14:textId="77777777">
        <w:trPr>
          <w:jc w:val="center"/>
        </w:trPr>
        <w:tc>
          <w:tcPr>
            <w:tcW w:w="4485" w:type="dxa"/>
            <w:shd w:val="clear" w:color="auto" w:fill="auto"/>
            <w:tcMar>
              <w:top w:w="100" w:type="dxa"/>
              <w:left w:w="100" w:type="dxa"/>
              <w:bottom w:w="100" w:type="dxa"/>
              <w:right w:w="100" w:type="dxa"/>
            </w:tcMar>
          </w:tcPr>
          <w:p w:rsidR="00583051" w:rsidRDefault="007B76CE" w14:paraId="00000206" w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Componente</w:t>
            </w:r>
          </w:p>
        </w:tc>
        <w:tc>
          <w:tcPr>
            <w:tcW w:w="4485" w:type="dxa"/>
            <w:shd w:val="clear" w:color="auto" w:fill="auto"/>
            <w:tcMar>
              <w:top w:w="100" w:type="dxa"/>
              <w:left w:w="100" w:type="dxa"/>
              <w:bottom w:w="100" w:type="dxa"/>
              <w:right w:w="100" w:type="dxa"/>
            </w:tcMar>
          </w:tcPr>
          <w:p w:rsidR="00583051" w:rsidRDefault="007B76CE" w14:paraId="00000207" w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Descrição</w:t>
            </w:r>
          </w:p>
        </w:tc>
      </w:tr>
      <w:tr w:rsidR="00583051" w14:paraId="74F7D432" w14:textId="77777777">
        <w:trPr>
          <w:jc w:val="center"/>
        </w:trPr>
        <w:tc>
          <w:tcPr>
            <w:tcW w:w="4485" w:type="dxa"/>
            <w:shd w:val="clear" w:color="auto" w:fill="auto"/>
            <w:tcMar>
              <w:top w:w="100" w:type="dxa"/>
              <w:left w:w="100" w:type="dxa"/>
              <w:bottom w:w="100" w:type="dxa"/>
              <w:right w:w="100" w:type="dxa"/>
            </w:tcMar>
          </w:tcPr>
          <w:p w:rsidR="00583051" w:rsidRDefault="007B76CE" w14:paraId="00000208"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Segmento de clientes </w:t>
            </w:r>
          </w:p>
        </w:tc>
        <w:tc>
          <w:tcPr>
            <w:tcW w:w="4485" w:type="dxa"/>
            <w:shd w:val="clear" w:color="auto" w:fill="auto"/>
            <w:tcMar>
              <w:top w:w="100" w:type="dxa"/>
              <w:left w:w="100" w:type="dxa"/>
              <w:bottom w:w="100" w:type="dxa"/>
              <w:right w:w="100" w:type="dxa"/>
            </w:tcMar>
          </w:tcPr>
          <w:p w:rsidR="00583051" w:rsidRDefault="007B76CE" w14:paraId="00000209" w14:textId="77777777">
            <w:pPr>
              <w:spacing w:line="24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Possível grupo de clientes ou organização a ser servido.</w:t>
            </w:r>
          </w:p>
          <w:p w:rsidR="00583051" w:rsidRDefault="00583051" w14:paraId="0000020A" w14:textId="77777777">
            <w:pPr>
              <w:widowControl w:val="0"/>
              <w:spacing w:line="240" w:lineRule="auto"/>
              <w:jc w:val="center"/>
              <w:rPr>
                <w:rFonts w:ascii="Times New Roman" w:hAnsi="Times New Roman" w:eastAsia="Times New Roman" w:cs="Times New Roman"/>
                <w:sz w:val="24"/>
                <w:szCs w:val="24"/>
              </w:rPr>
            </w:pPr>
          </w:p>
        </w:tc>
      </w:tr>
      <w:tr w:rsidR="00583051" w14:paraId="6294764D" w14:textId="77777777">
        <w:trPr>
          <w:jc w:val="center"/>
        </w:trPr>
        <w:tc>
          <w:tcPr>
            <w:tcW w:w="4485" w:type="dxa"/>
            <w:shd w:val="clear" w:color="auto" w:fill="auto"/>
            <w:tcMar>
              <w:top w:w="100" w:type="dxa"/>
              <w:left w:w="100" w:type="dxa"/>
              <w:bottom w:w="100" w:type="dxa"/>
              <w:right w:w="100" w:type="dxa"/>
            </w:tcMar>
          </w:tcPr>
          <w:p w:rsidR="00583051" w:rsidRDefault="007B76CE" w14:paraId="0000020B"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Oferta de Valor</w:t>
            </w:r>
          </w:p>
        </w:tc>
        <w:tc>
          <w:tcPr>
            <w:tcW w:w="4485" w:type="dxa"/>
            <w:shd w:val="clear" w:color="auto" w:fill="auto"/>
            <w:tcMar>
              <w:top w:w="100" w:type="dxa"/>
              <w:left w:w="100" w:type="dxa"/>
              <w:bottom w:w="100" w:type="dxa"/>
              <w:right w:w="100" w:type="dxa"/>
            </w:tcMar>
          </w:tcPr>
          <w:p w:rsidR="00583051" w:rsidRDefault="007B76CE" w14:paraId="0000020C"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Conjunto de benefícios oferecidos.</w:t>
            </w:r>
          </w:p>
        </w:tc>
      </w:tr>
      <w:tr w:rsidR="00583051" w14:paraId="748B56CA" w14:textId="77777777">
        <w:trPr>
          <w:jc w:val="center"/>
        </w:trPr>
        <w:tc>
          <w:tcPr>
            <w:tcW w:w="4485" w:type="dxa"/>
            <w:shd w:val="clear" w:color="auto" w:fill="auto"/>
            <w:tcMar>
              <w:top w:w="100" w:type="dxa"/>
              <w:left w:w="100" w:type="dxa"/>
              <w:bottom w:w="100" w:type="dxa"/>
              <w:right w:w="100" w:type="dxa"/>
            </w:tcMar>
          </w:tcPr>
          <w:p w:rsidR="00583051" w:rsidRDefault="007B76CE" w14:paraId="0000020D"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Canais</w:t>
            </w:r>
          </w:p>
        </w:tc>
        <w:tc>
          <w:tcPr>
            <w:tcW w:w="4485" w:type="dxa"/>
            <w:shd w:val="clear" w:color="auto" w:fill="auto"/>
            <w:tcMar>
              <w:top w:w="100" w:type="dxa"/>
              <w:left w:w="100" w:type="dxa"/>
              <w:bottom w:w="100" w:type="dxa"/>
              <w:right w:w="100" w:type="dxa"/>
            </w:tcMar>
          </w:tcPr>
          <w:p w:rsidR="00583051" w:rsidRDefault="007B76CE" w14:paraId="0000020E"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Como alcançar o cliente e entregar o valor proposto.</w:t>
            </w:r>
          </w:p>
        </w:tc>
      </w:tr>
      <w:tr w:rsidR="00583051" w14:paraId="208D7606" w14:textId="77777777">
        <w:trPr>
          <w:jc w:val="center"/>
        </w:trPr>
        <w:tc>
          <w:tcPr>
            <w:tcW w:w="4485" w:type="dxa"/>
            <w:shd w:val="clear" w:color="auto" w:fill="auto"/>
            <w:tcMar>
              <w:top w:w="100" w:type="dxa"/>
              <w:left w:w="100" w:type="dxa"/>
              <w:bottom w:w="100" w:type="dxa"/>
              <w:right w:w="100" w:type="dxa"/>
            </w:tcMar>
          </w:tcPr>
          <w:p w:rsidR="00583051" w:rsidRDefault="007B76CE" w14:paraId="0000020F"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Relacionamento</w:t>
            </w:r>
          </w:p>
        </w:tc>
        <w:tc>
          <w:tcPr>
            <w:tcW w:w="4485" w:type="dxa"/>
            <w:shd w:val="clear" w:color="auto" w:fill="auto"/>
            <w:tcMar>
              <w:top w:w="100" w:type="dxa"/>
              <w:left w:w="100" w:type="dxa"/>
              <w:bottom w:w="100" w:type="dxa"/>
              <w:right w:w="100" w:type="dxa"/>
            </w:tcMar>
          </w:tcPr>
          <w:p w:rsidR="00583051" w:rsidRDefault="007B76CE" w14:paraId="00000210"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O modo de se relacionar com o cliente.</w:t>
            </w:r>
          </w:p>
        </w:tc>
      </w:tr>
      <w:tr w:rsidR="00583051" w14:paraId="6DF59AB8" w14:textId="77777777">
        <w:trPr>
          <w:jc w:val="center"/>
        </w:trPr>
        <w:tc>
          <w:tcPr>
            <w:tcW w:w="4485" w:type="dxa"/>
            <w:shd w:val="clear" w:color="auto" w:fill="auto"/>
            <w:tcMar>
              <w:top w:w="100" w:type="dxa"/>
              <w:left w:w="100" w:type="dxa"/>
              <w:bottom w:w="100" w:type="dxa"/>
              <w:right w:w="100" w:type="dxa"/>
            </w:tcMar>
          </w:tcPr>
          <w:p w:rsidR="00583051" w:rsidRDefault="007B76CE" w14:paraId="00000211"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Fontes de Receita</w:t>
            </w:r>
          </w:p>
        </w:tc>
        <w:tc>
          <w:tcPr>
            <w:tcW w:w="4485" w:type="dxa"/>
            <w:shd w:val="clear" w:color="auto" w:fill="auto"/>
            <w:tcMar>
              <w:top w:w="100" w:type="dxa"/>
              <w:left w:w="100" w:type="dxa"/>
              <w:bottom w:w="100" w:type="dxa"/>
              <w:right w:w="100" w:type="dxa"/>
            </w:tcMar>
          </w:tcPr>
          <w:p w:rsidR="00583051" w:rsidRDefault="007B76CE" w14:paraId="00000212" w14:textId="77777777">
            <w:pPr>
              <w:spacing w:line="240" w:lineRule="auto"/>
              <w:ind w:firstLine="720"/>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Mecanismos de precificação.</w:t>
            </w:r>
          </w:p>
          <w:p w:rsidR="00583051" w:rsidRDefault="00583051" w14:paraId="00000213" w14:textId="77777777">
            <w:pPr>
              <w:widowControl w:val="0"/>
              <w:spacing w:line="240" w:lineRule="auto"/>
              <w:jc w:val="center"/>
              <w:rPr>
                <w:rFonts w:ascii="Times New Roman" w:hAnsi="Times New Roman" w:eastAsia="Times New Roman" w:cs="Times New Roman"/>
                <w:sz w:val="24"/>
                <w:szCs w:val="24"/>
              </w:rPr>
            </w:pPr>
          </w:p>
        </w:tc>
      </w:tr>
      <w:tr w:rsidR="00583051" w14:paraId="023D7D2F" w14:textId="77777777">
        <w:trPr>
          <w:jc w:val="center"/>
        </w:trPr>
        <w:tc>
          <w:tcPr>
            <w:tcW w:w="4485" w:type="dxa"/>
            <w:shd w:val="clear" w:color="auto" w:fill="auto"/>
            <w:tcMar>
              <w:top w:w="100" w:type="dxa"/>
              <w:left w:w="100" w:type="dxa"/>
              <w:bottom w:w="100" w:type="dxa"/>
              <w:right w:w="100" w:type="dxa"/>
            </w:tcMar>
          </w:tcPr>
          <w:p w:rsidR="00583051" w:rsidRDefault="007B76CE" w14:paraId="00000214"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Recursos-chave</w:t>
            </w:r>
          </w:p>
        </w:tc>
        <w:tc>
          <w:tcPr>
            <w:tcW w:w="4485" w:type="dxa"/>
            <w:shd w:val="clear" w:color="auto" w:fill="auto"/>
            <w:tcMar>
              <w:top w:w="100" w:type="dxa"/>
              <w:left w:w="100" w:type="dxa"/>
              <w:bottom w:w="100" w:type="dxa"/>
              <w:right w:w="100" w:type="dxa"/>
            </w:tcMar>
          </w:tcPr>
          <w:p w:rsidR="00583051" w:rsidRDefault="007B76CE" w14:paraId="00000215" w14:textId="77777777">
            <w:pPr>
              <w:spacing w:line="240" w:lineRule="auto"/>
              <w:ind w:firstLine="720"/>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Recursos físicos, financeiros, intelectuais ou humanos.</w:t>
            </w:r>
          </w:p>
          <w:p w:rsidR="00583051" w:rsidRDefault="00583051" w14:paraId="00000216" w14:textId="77777777">
            <w:pPr>
              <w:widowControl w:val="0"/>
              <w:spacing w:line="240" w:lineRule="auto"/>
              <w:jc w:val="center"/>
              <w:rPr>
                <w:rFonts w:ascii="Times New Roman" w:hAnsi="Times New Roman" w:eastAsia="Times New Roman" w:cs="Times New Roman"/>
                <w:sz w:val="24"/>
                <w:szCs w:val="24"/>
              </w:rPr>
            </w:pPr>
          </w:p>
        </w:tc>
      </w:tr>
      <w:tr w:rsidR="00583051" w14:paraId="0BF81CC4" w14:textId="77777777">
        <w:trPr>
          <w:jc w:val="center"/>
        </w:trPr>
        <w:tc>
          <w:tcPr>
            <w:tcW w:w="4485" w:type="dxa"/>
            <w:shd w:val="clear" w:color="auto" w:fill="auto"/>
            <w:tcMar>
              <w:top w:w="100" w:type="dxa"/>
              <w:left w:w="100" w:type="dxa"/>
              <w:bottom w:w="100" w:type="dxa"/>
              <w:right w:w="100" w:type="dxa"/>
            </w:tcMar>
          </w:tcPr>
          <w:p w:rsidR="00583051" w:rsidRDefault="007B76CE" w14:paraId="00000217"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Atividades-chave</w:t>
            </w:r>
          </w:p>
        </w:tc>
        <w:tc>
          <w:tcPr>
            <w:tcW w:w="4485" w:type="dxa"/>
            <w:shd w:val="clear" w:color="auto" w:fill="auto"/>
            <w:tcMar>
              <w:top w:w="100" w:type="dxa"/>
              <w:left w:w="100" w:type="dxa"/>
              <w:bottom w:w="100" w:type="dxa"/>
              <w:right w:w="100" w:type="dxa"/>
            </w:tcMar>
          </w:tcPr>
          <w:p w:rsidR="00583051" w:rsidRDefault="007B76CE" w14:paraId="00000218" w14:textId="77777777">
            <w:pPr>
              <w:spacing w:line="240" w:lineRule="auto"/>
              <w:ind w:firstLine="720"/>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 Ações a serem realizadas.</w:t>
            </w:r>
          </w:p>
          <w:p w:rsidR="00583051" w:rsidRDefault="00583051" w14:paraId="00000219" w14:textId="77777777">
            <w:pPr>
              <w:widowControl w:val="0"/>
              <w:spacing w:line="240" w:lineRule="auto"/>
              <w:jc w:val="center"/>
              <w:rPr>
                <w:rFonts w:ascii="Times New Roman" w:hAnsi="Times New Roman" w:eastAsia="Times New Roman" w:cs="Times New Roman"/>
                <w:sz w:val="24"/>
                <w:szCs w:val="24"/>
              </w:rPr>
            </w:pPr>
          </w:p>
        </w:tc>
      </w:tr>
      <w:tr w:rsidR="00583051" w14:paraId="48743085" w14:textId="77777777">
        <w:trPr>
          <w:jc w:val="center"/>
        </w:trPr>
        <w:tc>
          <w:tcPr>
            <w:tcW w:w="4485" w:type="dxa"/>
            <w:shd w:val="clear" w:color="auto" w:fill="auto"/>
            <w:tcMar>
              <w:top w:w="100" w:type="dxa"/>
              <w:left w:w="100" w:type="dxa"/>
              <w:bottom w:w="100" w:type="dxa"/>
              <w:right w:w="100" w:type="dxa"/>
            </w:tcMar>
          </w:tcPr>
          <w:p w:rsidR="00583051" w:rsidRDefault="007B76CE" w14:paraId="0000021A" w14:textId="77777777">
            <w:pPr>
              <w:spacing w:line="240" w:lineRule="auto"/>
              <w:ind w:firstLine="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lastRenderedPageBreak/>
              <w:t>Parcerias-chave</w:t>
            </w:r>
          </w:p>
        </w:tc>
        <w:tc>
          <w:tcPr>
            <w:tcW w:w="4485" w:type="dxa"/>
            <w:shd w:val="clear" w:color="auto" w:fill="auto"/>
            <w:tcMar>
              <w:top w:w="100" w:type="dxa"/>
              <w:left w:w="100" w:type="dxa"/>
              <w:bottom w:w="100" w:type="dxa"/>
              <w:right w:w="100" w:type="dxa"/>
            </w:tcMar>
          </w:tcPr>
          <w:p w:rsidR="00583051" w:rsidRDefault="007B76CE" w14:paraId="0000021B" w14:textId="77777777">
            <w:pPr>
              <w:spacing w:line="24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Alianças para otimizar o modelo, reduzir riscos ou adquirir recursos.</w:t>
            </w:r>
          </w:p>
          <w:p w:rsidR="00583051" w:rsidRDefault="00583051" w14:paraId="0000021C" w14:textId="77777777">
            <w:pPr>
              <w:widowControl w:val="0"/>
              <w:spacing w:line="240" w:lineRule="auto"/>
              <w:jc w:val="center"/>
              <w:rPr>
                <w:rFonts w:ascii="Times New Roman" w:hAnsi="Times New Roman" w:eastAsia="Times New Roman" w:cs="Times New Roman"/>
                <w:sz w:val="24"/>
                <w:szCs w:val="24"/>
              </w:rPr>
            </w:pPr>
          </w:p>
        </w:tc>
      </w:tr>
      <w:tr w:rsidR="00583051" w14:paraId="2C763A52" w14:textId="77777777">
        <w:trPr>
          <w:jc w:val="center"/>
        </w:trPr>
        <w:tc>
          <w:tcPr>
            <w:tcW w:w="4485" w:type="dxa"/>
            <w:shd w:val="clear" w:color="auto" w:fill="auto"/>
            <w:tcMar>
              <w:top w:w="100" w:type="dxa"/>
              <w:left w:w="100" w:type="dxa"/>
              <w:bottom w:w="100" w:type="dxa"/>
              <w:right w:w="100" w:type="dxa"/>
            </w:tcMar>
          </w:tcPr>
          <w:p w:rsidR="00583051" w:rsidRDefault="007B76CE" w14:paraId="0000021D" w14:textId="77777777">
            <w:pPr>
              <w:spacing w:line="240" w:lineRule="auto"/>
              <w:ind w:firstLine="720"/>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Estrutura de Custo</w:t>
            </w:r>
          </w:p>
        </w:tc>
        <w:tc>
          <w:tcPr>
            <w:tcW w:w="4485" w:type="dxa"/>
            <w:shd w:val="clear" w:color="auto" w:fill="auto"/>
            <w:tcMar>
              <w:top w:w="100" w:type="dxa"/>
              <w:left w:w="100" w:type="dxa"/>
              <w:bottom w:w="100" w:type="dxa"/>
              <w:right w:w="100" w:type="dxa"/>
            </w:tcMar>
          </w:tcPr>
          <w:p w:rsidR="00583051" w:rsidRDefault="007B76CE" w14:paraId="0000021E" w14:textId="77777777">
            <w:pPr>
              <w:spacing w:line="240" w:lineRule="auto"/>
              <w:jc w:val="center"/>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Custos envolvidos na operação do modelo de negócio.</w:t>
            </w:r>
          </w:p>
        </w:tc>
      </w:tr>
    </w:tbl>
    <w:p w:rsidR="00583051" w:rsidP="00AC7104" w:rsidRDefault="007B76CE" w14:paraId="0000021F" w14:textId="77777777">
      <w:pPr>
        <w:pStyle w:val="figuras"/>
        <w:ind w:firstLine="0"/>
        <w:rPr>
          <w:highlight w:val="white"/>
        </w:rPr>
      </w:pPr>
      <w:r>
        <w:rPr>
          <w:highlight w:val="white"/>
        </w:rPr>
        <w:t>Fonte: Elaborado pelo autor.</w:t>
      </w:r>
    </w:p>
    <w:p w:rsidR="00583051" w:rsidRDefault="00583051" w14:paraId="00000220" w14:textId="77777777">
      <w:pPr>
        <w:jc w:val="both"/>
        <w:rPr>
          <w:rFonts w:ascii="Times New Roman" w:hAnsi="Times New Roman" w:eastAsia="Times New Roman" w:cs="Times New Roman"/>
          <w:sz w:val="24"/>
          <w:szCs w:val="24"/>
          <w:highlight w:val="white"/>
        </w:rPr>
      </w:pPr>
    </w:p>
    <w:p w:rsidR="00583051" w:rsidP="000F4F5E" w:rsidRDefault="007B76CE" w14:paraId="00000223" w14:textId="319A5B03">
      <w:pPr>
        <w:spacing w:line="360" w:lineRule="auto"/>
        <w:ind w:firstLine="567"/>
        <w:jc w:val="both"/>
        <w:rPr>
          <w:rFonts w:ascii="Times New Roman" w:hAnsi="Times New Roman" w:eastAsia="Times New Roman" w:cs="Times New Roman"/>
          <w:b/>
          <w:sz w:val="20"/>
          <w:szCs w:val="20"/>
          <w:highlight w:val="white"/>
        </w:rPr>
      </w:pPr>
      <w:r>
        <w:rPr>
          <w:rFonts w:ascii="Times New Roman" w:hAnsi="Times New Roman" w:eastAsia="Times New Roman" w:cs="Times New Roman"/>
          <w:sz w:val="24"/>
          <w:szCs w:val="24"/>
        </w:rPr>
        <w:t>Nesta linha de raciocínio, o Canvas apresenta-se como uma ferramenta de modelo de negócios com uma fácil aplicabilidade. O Sebrae (2019) informa que  com o “quadro”, a empresa reflete sobre cada função dentro dela e descobre o que precisa ser feito para conquistar clientes. Ainda segundo o Sebrae (2019), a análise e reflexão sobre o modelo possibilitam a elaboração de um plano bem estruturado e com maior potencial de sucesso, isto é, o  modelo permite a criação de hipóteses a serem validadas e após isto se torna um recurso para a determinação do planejamento e a execução do negócio. Desta forma, propõe-se que tal modelo de negócios seja utilizado como uma ferramenta estratégica de apoio ao planejamento estratégico, auxiliando o dirigente a definir o seu negócio, buscando, assim, um melhor cenário dentro do ambiente em que está inserido.</w:t>
      </w:r>
    </w:p>
    <w:p w:rsidR="00E82422" w:rsidP="00AC7104" w:rsidRDefault="00E82422" w14:paraId="0F69E64F" w14:textId="139969E1">
      <w:pPr>
        <w:pStyle w:val="figuras"/>
        <w:ind w:firstLine="0"/>
      </w:pPr>
      <w:bookmarkStart w:name="_Toc43239471" w:id="97"/>
      <w:r>
        <w:t xml:space="preserve">Ilustração </w:t>
      </w:r>
      <w:r>
        <w:fldChar w:fldCharType="begin"/>
      </w:r>
      <w:r>
        <w:instrText> SEQ Ilustração \* ARABIC </w:instrText>
      </w:r>
      <w:r>
        <w:fldChar w:fldCharType="separate"/>
      </w:r>
      <w:r w:rsidR="009549CC">
        <w:rPr>
          <w:noProof/>
        </w:rPr>
        <w:t>2</w:t>
      </w:r>
      <w:r>
        <w:fldChar w:fldCharType="end"/>
      </w:r>
      <w:r>
        <w:t xml:space="preserve"> </w:t>
      </w:r>
      <w:r w:rsidRPr="00711101">
        <w:t>- Modelo de negócio Canvas</w:t>
      </w:r>
      <w:bookmarkEnd w:id="97"/>
    </w:p>
    <w:p w:rsidR="00583051" w:rsidP="00AC7104" w:rsidRDefault="007B76CE" w14:paraId="00000224" w14:textId="77777777">
      <w:pPr>
        <w:pStyle w:val="ilustracao"/>
        <w:ind w:firstLine="0"/>
      </w:pPr>
      <w:r>
        <w:rPr>
          <w:noProof/>
          <w:highlight w:val="white"/>
        </w:rPr>
        <w:drawing>
          <wp:inline distT="114300" distB="114300" distL="114300" distR="114300" wp14:anchorId="1769654C" wp14:editId="415FD4C0">
            <wp:extent cx="5400000" cy="3600000"/>
            <wp:effectExtent l="12700" t="12700" r="12700" b="1270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400000" cy="3600000"/>
                    </a:xfrm>
                    <a:prstGeom prst="rect">
                      <a:avLst/>
                    </a:prstGeom>
                    <a:ln w="12700">
                      <a:solidFill>
                        <a:srgbClr val="000000"/>
                      </a:solidFill>
                      <a:prstDash val="solid"/>
                    </a:ln>
                  </pic:spPr>
                </pic:pic>
              </a:graphicData>
            </a:graphic>
          </wp:inline>
        </w:drawing>
      </w:r>
      <w:r w:rsidR="007B76CE">
        <w:rPr>
          <w:highlight w:val="white"/>
        </w:rPr>
        <w:t xml:space="preserve">Fonte: Adaptado de </w:t>
      </w:r>
      <w:r w:rsidR="007B76CE">
        <w:rPr/>
        <w:t>Osterwalder (2011).</w:t>
      </w:r>
    </w:p>
    <w:p w:rsidR="00583051" w:rsidP="00FA1306" w:rsidRDefault="007B76CE" w14:paraId="00000225" w14:textId="77777777">
      <w:pPr>
        <w:pStyle w:val="titulo3"/>
      </w:pPr>
      <w:bookmarkStart w:name="_heading=h.206ipza" w:colFirst="0" w:colLast="0" w:id="98"/>
      <w:bookmarkStart w:name="_Toc43239416" w:id="99"/>
      <w:bookmarkEnd w:id="98"/>
      <w:r>
        <w:lastRenderedPageBreak/>
        <w:t>3.4.1 Canvas EasyStore</w:t>
      </w:r>
      <w:bookmarkEnd w:id="99"/>
    </w:p>
    <w:p w:rsidR="00583051" w:rsidP="000F4F5E" w:rsidRDefault="007B76CE" w14:paraId="00000226"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Pensando no que foi falado na seção 3.3 e 3.4, o modelo de negócio do aplicativo EasyStore foi desenvolvido usando como base a ferramenta do Canvas. O questionário validou a ideia de construir um aplicativo híbrido que dependa da infraestrutura da internet para obter os dados, pois como visto nos resultados apresentados em 3.4, as pessoas utilizam em média mais Android, porém uma grande parcela do público também utiliza o iOS e todas as pessoas da amostra possuem acesso a internet. O resultado foi o quadro que pode ser visualizado na figura 8.</w:t>
      </w:r>
    </w:p>
    <w:p w:rsidR="00583051" w:rsidP="000E5A03" w:rsidRDefault="000E5A03" w14:paraId="00000228" w14:textId="16AEC2CC">
      <w:pPr>
        <w:pStyle w:val="figuras"/>
        <w:rPr>
          <w:b w:val="0"/>
          <w:sz w:val="24"/>
          <w:szCs w:val="24"/>
        </w:rPr>
      </w:pPr>
      <w:bookmarkStart w:name="_Toc43239479" w:id="100"/>
      <w:r w:rsidR="000E5A03">
        <w:rPr/>
        <w:t xml:space="preserve">Figura </w:t>
      </w:r>
      <w:r>
        <w:fldChar w:fldCharType="begin"/>
      </w:r>
      <w:r>
        <w:instrText> SEQ Figura \* ARABIC </w:instrText>
      </w:r>
      <w:r>
        <w:fldChar w:fldCharType="separate"/>
      </w:r>
      <w:r w:rsidR="009549CC">
        <w:rPr>
          <w:noProof/>
        </w:rPr>
        <w:t>8</w:t>
      </w:r>
      <w:r>
        <w:fldChar w:fldCharType="end"/>
      </w:r>
      <w:r w:rsidR="000E5A03">
        <w:rPr/>
        <w:t xml:space="preserve"> </w:t>
      </w:r>
      <w:r w:rsidRPr="00EF70AE" w:rsidR="000E5A03">
        <w:rPr/>
        <w:t>- Modelo de negócio da EasyStore</w:t>
      </w:r>
      <w:r w:rsidR="007B76CE">
        <w:rPr>
          <w:b w:val="0"/>
          <w:noProof/>
          <w:sz w:val="24"/>
          <w:szCs w:val="24"/>
        </w:rPr>
        <w:drawing>
          <wp:inline distT="114300" distB="114300" distL="114300" distR="114300" wp14:anchorId="14718FD0" wp14:editId="63A6CBAB">
            <wp:extent cx="5400000" cy="3780000"/>
            <wp:effectExtent l="12700" t="12700" r="12700" b="1270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400000" cy="3780000"/>
                    </a:xfrm>
                    <a:prstGeom prst="rect">
                      <a:avLst/>
                    </a:prstGeom>
                    <a:ln w="12700">
                      <a:solidFill>
                        <a:srgbClr val="000000"/>
                      </a:solidFill>
                      <a:prstDash val="solid"/>
                    </a:ln>
                  </pic:spPr>
                </pic:pic>
              </a:graphicData>
            </a:graphic>
          </wp:inline>
        </w:drawing>
      </w:r>
      <w:bookmarkEnd w:id="100"/>
    </w:p>
    <w:p w:rsidR="00583051" w:rsidP="000E5A03" w:rsidRDefault="007B76CE" w14:paraId="00000229" w14:textId="77777777">
      <w:pPr>
        <w:pStyle w:val="figuras"/>
      </w:pPr>
      <w:r>
        <w:t>Fonte: Elaborado pelo autor</w:t>
      </w:r>
    </w:p>
    <w:p w:rsidR="00583051" w:rsidP="00FA1306" w:rsidRDefault="007B76CE" w14:paraId="0000022A" w14:textId="77777777">
      <w:pPr>
        <w:pStyle w:val="titulo2"/>
        <w:numPr>
          <w:ilvl w:val="0"/>
          <w:numId w:val="0"/>
        </w:numPr>
        <w:ind w:left="426" w:hanging="426"/>
      </w:pPr>
      <w:bookmarkStart w:name="_heading=h.4k668n3" w:colFirst="0" w:colLast="0" w:id="101"/>
      <w:bookmarkStart w:name="_Toc43239417" w:id="102"/>
      <w:bookmarkEnd w:id="101"/>
      <w:r>
        <w:rPr>
          <w:b/>
        </w:rPr>
        <w:t>3.4 SWOT</w:t>
      </w:r>
      <w:bookmarkEnd w:id="102"/>
      <w:r>
        <w:rPr>
          <w:b/>
        </w:rPr>
        <w:t xml:space="preserve"> </w:t>
      </w:r>
    </w:p>
    <w:p w:rsidR="00583051" w:rsidP="000F4F5E" w:rsidRDefault="007B76CE" w14:paraId="0000022B"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Segundo Speth (2015), a análise ou também método SWOT é um acrônimo dos termos </w:t>
      </w:r>
      <w:r>
        <w:rPr>
          <w:rFonts w:ascii="Times New Roman" w:hAnsi="Times New Roman" w:eastAsia="Times New Roman" w:cs="Times New Roman"/>
          <w:i/>
          <w:sz w:val="24"/>
          <w:szCs w:val="24"/>
        </w:rPr>
        <w:t>Strengths</w:t>
      </w:r>
      <w:r>
        <w:rPr>
          <w:rFonts w:ascii="Times New Roman" w:hAnsi="Times New Roman" w:eastAsia="Times New Roman" w:cs="Times New Roman"/>
          <w:sz w:val="24"/>
          <w:szCs w:val="24"/>
        </w:rPr>
        <w:t xml:space="preserve"> (Força), </w:t>
      </w:r>
      <w:r>
        <w:rPr>
          <w:rFonts w:ascii="Times New Roman" w:hAnsi="Times New Roman" w:eastAsia="Times New Roman" w:cs="Times New Roman"/>
          <w:i/>
          <w:sz w:val="24"/>
          <w:szCs w:val="24"/>
        </w:rPr>
        <w:t>Weaknesses</w:t>
      </w:r>
      <w:r>
        <w:rPr>
          <w:rFonts w:ascii="Times New Roman" w:hAnsi="Times New Roman" w:eastAsia="Times New Roman" w:cs="Times New Roman"/>
          <w:sz w:val="24"/>
          <w:szCs w:val="24"/>
        </w:rPr>
        <w:t xml:space="preserve"> (Fraquezas), </w:t>
      </w:r>
      <w:r>
        <w:rPr>
          <w:rFonts w:ascii="Times New Roman" w:hAnsi="Times New Roman" w:eastAsia="Times New Roman" w:cs="Times New Roman"/>
          <w:i/>
          <w:sz w:val="24"/>
          <w:szCs w:val="24"/>
        </w:rPr>
        <w:t>Opportunities</w:t>
      </w:r>
      <w:r>
        <w:rPr>
          <w:rFonts w:ascii="Times New Roman" w:hAnsi="Times New Roman" w:eastAsia="Times New Roman" w:cs="Times New Roman"/>
          <w:sz w:val="24"/>
          <w:szCs w:val="24"/>
        </w:rPr>
        <w:t xml:space="preserve"> (Oportunidades) e </w:t>
      </w:r>
      <w:r>
        <w:rPr>
          <w:rFonts w:ascii="Times New Roman" w:hAnsi="Times New Roman" w:eastAsia="Times New Roman" w:cs="Times New Roman"/>
          <w:i/>
          <w:sz w:val="24"/>
          <w:szCs w:val="24"/>
        </w:rPr>
        <w:t>Threats</w:t>
      </w:r>
      <w:r>
        <w:rPr>
          <w:rFonts w:ascii="Times New Roman" w:hAnsi="Times New Roman" w:eastAsia="Times New Roman" w:cs="Times New Roman"/>
          <w:sz w:val="24"/>
          <w:szCs w:val="24"/>
        </w:rPr>
        <w:t xml:space="preserve"> (Ameaças). O autor pontua que tal método é usado em um contexto de análise decisória e facilita o desenvolvimento de planos estratégicos. </w:t>
      </w:r>
    </w:p>
    <w:p w:rsidR="00583051" w:rsidP="000F4F5E" w:rsidRDefault="007B76CE" w14:paraId="0000022C"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Azevedo e Costa (2001) pontuam que o SWOT é uma ferramenta utilizada na análise do ambiente interno e externo, objetivando o desenvolvimento de planos de médio e longo prazo e pode ser aplicado em design de projetos e produtos em geral.</w:t>
      </w:r>
    </w:p>
    <w:p w:rsidR="00583051" w:rsidP="000F4F5E" w:rsidRDefault="007B76CE" w14:paraId="0000022D"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Os pontos internos têm por finalidade colocar em evidência as deficiências e qualidades do contexto que está sendo analisado, segundo Oliveira (2001). Tais informações estão dentro do contexto e tem implicação imediata e específica na administração do mesmo.</w:t>
      </w:r>
    </w:p>
    <w:p w:rsidR="00583051" w:rsidP="000F4F5E" w:rsidRDefault="007B76CE" w14:paraId="0000022E"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 o objetivo de expandir  entendimento de negócio do aplicativo EasyStore, uma análise SWOT foi desenvolvida internamente.</w:t>
      </w:r>
    </w:p>
    <w:p w:rsidR="00583051" w:rsidP="000F4F5E" w:rsidRDefault="007B76CE" w14:paraId="0000022F" w14:textId="71687ADE">
      <w:pPr>
        <w:pStyle w:val="titulo3"/>
        <w:numPr>
          <w:ilvl w:val="2"/>
          <w:numId w:val="46"/>
        </w:numPr>
        <w:ind w:left="567" w:hanging="567"/>
      </w:pPr>
      <w:bookmarkStart w:name="_heading=h.2zbgiuw" w:colFirst="0" w:colLast="0" w:id="103"/>
      <w:bookmarkStart w:name="_Toc43239418" w:id="104"/>
      <w:bookmarkEnd w:id="103"/>
      <w:r>
        <w:t>Oportunidades</w:t>
      </w:r>
      <w:bookmarkEnd w:id="104"/>
    </w:p>
    <w:p w:rsidR="00583051" w:rsidP="000F4F5E" w:rsidRDefault="007B76CE" w14:paraId="00000230" w14:textId="1C4B8873">
      <w:pPr>
        <w:pStyle w:val="Heading3"/>
        <w:numPr>
          <w:ilvl w:val="0"/>
          <w:numId w:val="28"/>
        </w:numPr>
        <w:spacing w:after="0" w:line="360" w:lineRule="auto"/>
        <w:ind w:left="567" w:hanging="567"/>
        <w:jc w:val="both"/>
        <w:rPr>
          <w:rFonts w:ascii="Times New Roman" w:hAnsi="Times New Roman" w:eastAsia="Times New Roman" w:cs="Times New Roman"/>
          <w:sz w:val="24"/>
          <w:szCs w:val="24"/>
        </w:rPr>
      </w:pPr>
      <w:bookmarkStart w:name="_heading=h.1egqt2p" w:colFirst="0" w:colLast="0" w:id="105"/>
      <w:bookmarkEnd w:id="105"/>
      <w:r>
        <w:rPr>
          <w:rFonts w:ascii="Times New Roman" w:hAnsi="Times New Roman" w:eastAsia="Times New Roman" w:cs="Times New Roman"/>
          <w:color w:val="000000"/>
          <w:sz w:val="24"/>
          <w:szCs w:val="24"/>
        </w:rPr>
        <w:t>Uso de novas tecnologias;</w:t>
      </w:r>
    </w:p>
    <w:p w:rsidR="00583051" w:rsidP="000F4F5E" w:rsidRDefault="007B76CE" w14:paraId="00000231" w14:textId="77777777">
      <w:pPr>
        <w:pStyle w:val="Heading3"/>
        <w:numPr>
          <w:ilvl w:val="0"/>
          <w:numId w:val="28"/>
        </w:numPr>
        <w:spacing w:before="0" w:after="0" w:line="360" w:lineRule="auto"/>
        <w:ind w:left="567" w:hanging="567"/>
        <w:jc w:val="both"/>
        <w:rPr>
          <w:rFonts w:ascii="Times New Roman" w:hAnsi="Times New Roman" w:eastAsia="Times New Roman" w:cs="Times New Roman"/>
          <w:sz w:val="24"/>
          <w:szCs w:val="24"/>
        </w:rPr>
      </w:pPr>
      <w:bookmarkStart w:name="_heading=h.3ygebqi" w:colFirst="0" w:colLast="0" w:id="106"/>
      <w:bookmarkEnd w:id="106"/>
      <w:r>
        <w:rPr>
          <w:rFonts w:ascii="Times New Roman" w:hAnsi="Times New Roman" w:eastAsia="Times New Roman" w:cs="Times New Roman"/>
          <w:color w:val="000000"/>
          <w:sz w:val="24"/>
          <w:szCs w:val="24"/>
        </w:rPr>
        <w:t>Alinhar o aplicativo ao mercado e com a possibilidade de concorrência;</w:t>
      </w:r>
    </w:p>
    <w:p w:rsidR="00583051" w:rsidP="000F4F5E" w:rsidRDefault="007B76CE" w14:paraId="00000232" w14:textId="77777777">
      <w:pPr>
        <w:pStyle w:val="Heading3"/>
        <w:numPr>
          <w:ilvl w:val="0"/>
          <w:numId w:val="28"/>
        </w:numPr>
        <w:spacing w:before="0" w:line="360" w:lineRule="auto"/>
        <w:ind w:left="567" w:hanging="567"/>
        <w:jc w:val="both"/>
        <w:rPr>
          <w:rFonts w:ascii="Times New Roman" w:hAnsi="Times New Roman" w:eastAsia="Times New Roman" w:cs="Times New Roman"/>
          <w:sz w:val="24"/>
          <w:szCs w:val="24"/>
        </w:rPr>
      </w:pPr>
      <w:bookmarkStart w:name="_heading=h.2dlolyb" w:colFirst="0" w:colLast="0" w:id="107"/>
      <w:bookmarkEnd w:id="107"/>
      <w:r>
        <w:rPr>
          <w:rFonts w:ascii="Times New Roman" w:hAnsi="Times New Roman" w:eastAsia="Times New Roman" w:cs="Times New Roman"/>
          <w:color w:val="000000"/>
          <w:sz w:val="24"/>
          <w:szCs w:val="24"/>
        </w:rPr>
        <w:t>Grande oferta de mão de obra, pois existem muitas faculdades e universidades com o cunho de Ciência da Computação na região.</w:t>
      </w:r>
    </w:p>
    <w:p w:rsidR="00583051" w:rsidP="000F4F5E" w:rsidRDefault="007B76CE" w14:paraId="00000233" w14:textId="3BA36607">
      <w:pPr>
        <w:pStyle w:val="titulo3"/>
        <w:numPr>
          <w:ilvl w:val="2"/>
          <w:numId w:val="46"/>
        </w:numPr>
        <w:ind w:left="567" w:hanging="567"/>
      </w:pPr>
      <w:bookmarkStart w:name="_heading=h.sqyw64" w:colFirst="0" w:colLast="0" w:id="108"/>
      <w:bookmarkStart w:name="_Toc43239419" w:id="109"/>
      <w:bookmarkEnd w:id="108"/>
      <w:r>
        <w:t>Ameaças</w:t>
      </w:r>
      <w:bookmarkEnd w:id="109"/>
    </w:p>
    <w:p w:rsidRPr="00324B1B" w:rsidR="00583051" w:rsidP="000F4F5E" w:rsidRDefault="007B76CE" w14:paraId="00000234" w14:textId="374BDDF5">
      <w:pPr>
        <w:pStyle w:val="ListParagraph"/>
        <w:numPr>
          <w:ilvl w:val="3"/>
          <w:numId w:val="28"/>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Nicho de mercado depende do cenário econômico e da inflação;</w:t>
      </w:r>
    </w:p>
    <w:p w:rsidRPr="00324B1B" w:rsidR="00583051" w:rsidP="000F4F5E" w:rsidRDefault="007B76CE" w14:paraId="00000235" w14:textId="105BB91C">
      <w:pPr>
        <w:pStyle w:val="ListParagraph"/>
        <w:numPr>
          <w:ilvl w:val="3"/>
          <w:numId w:val="28"/>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O aplicativo ainda não possui uma equipe de Suporte 24 horas;</w:t>
      </w:r>
    </w:p>
    <w:p w:rsidRPr="00324B1B" w:rsidR="00583051" w:rsidP="000F4F5E" w:rsidRDefault="007B76CE" w14:paraId="00000236" w14:textId="048A4C32">
      <w:pPr>
        <w:pStyle w:val="ListParagraph"/>
        <w:numPr>
          <w:ilvl w:val="3"/>
          <w:numId w:val="28"/>
        </w:numPr>
        <w:spacing w:line="360" w:lineRule="auto"/>
        <w:ind w:left="567" w:hanging="567"/>
        <w:jc w:val="both"/>
        <w:rPr>
          <w:rFonts w:ascii="Times New Roman" w:hAnsi="Times New Roman" w:eastAsia="Times New Roman" w:cs="Times New Roman"/>
          <w:sz w:val="24"/>
          <w:szCs w:val="24"/>
        </w:rPr>
      </w:pPr>
      <w:r w:rsidRPr="00324B1B">
        <w:rPr>
          <w:rFonts w:ascii="Times New Roman" w:hAnsi="Times New Roman" w:eastAsia="Times New Roman" w:cs="Times New Roman"/>
          <w:sz w:val="24"/>
          <w:szCs w:val="24"/>
        </w:rPr>
        <w:t>Poucos desenvolvedores, o que gera uma baixa manutenibilidade.</w:t>
      </w:r>
    </w:p>
    <w:p w:rsidR="00583051" w:rsidP="000F4F5E" w:rsidRDefault="007B76CE" w14:paraId="00000237" w14:textId="7ECEEF32">
      <w:pPr>
        <w:pStyle w:val="titulo3"/>
        <w:numPr>
          <w:ilvl w:val="2"/>
          <w:numId w:val="46"/>
        </w:numPr>
        <w:ind w:left="567" w:hanging="567"/>
      </w:pPr>
      <w:bookmarkStart w:name="_heading=h.3cqmetx" w:colFirst="0" w:colLast="0" w:id="110"/>
      <w:bookmarkStart w:name="_Toc43239420" w:id="111"/>
      <w:bookmarkEnd w:id="110"/>
      <w:r>
        <w:t>Pontos fortes</w:t>
      </w:r>
      <w:bookmarkEnd w:id="111"/>
    </w:p>
    <w:p w:rsidRPr="00324B1B" w:rsidR="00583051" w:rsidP="000F4F5E" w:rsidRDefault="007B76CE" w14:paraId="00000238" w14:textId="390F0648">
      <w:pPr>
        <w:pStyle w:val="ListParagraph"/>
        <w:numPr>
          <w:ilvl w:val="6"/>
          <w:numId w:val="28"/>
        </w:numPr>
        <w:spacing w:line="360" w:lineRule="auto"/>
        <w:ind w:left="567" w:hanging="567"/>
        <w:jc w:val="both"/>
        <w:rPr>
          <w:rFonts w:ascii="Times New Roman" w:hAnsi="Times New Roman" w:eastAsia="Times New Roman" w:cs="Times New Roman"/>
          <w:color w:val="0E1835"/>
          <w:sz w:val="24"/>
          <w:szCs w:val="24"/>
        </w:rPr>
      </w:pPr>
      <w:r w:rsidRPr="00324B1B">
        <w:rPr>
          <w:rFonts w:ascii="Times New Roman" w:hAnsi="Times New Roman" w:eastAsia="Times New Roman" w:cs="Times New Roman"/>
          <w:color w:val="0E1835"/>
          <w:sz w:val="24"/>
          <w:szCs w:val="24"/>
        </w:rPr>
        <w:t>Software pronto, dependendo apenas de ajustes e adaptações;</w:t>
      </w:r>
    </w:p>
    <w:p w:rsidRPr="00360090" w:rsidR="00583051" w:rsidP="000F4F5E" w:rsidRDefault="007B76CE" w14:paraId="00000239" w14:textId="499FB403">
      <w:pPr>
        <w:pStyle w:val="ListParagraph"/>
        <w:numPr>
          <w:ilvl w:val="6"/>
          <w:numId w:val="28"/>
        </w:numPr>
        <w:spacing w:line="360" w:lineRule="auto"/>
        <w:ind w:left="567" w:hanging="567"/>
        <w:jc w:val="both"/>
        <w:rPr>
          <w:rFonts w:ascii="Times New Roman" w:hAnsi="Times New Roman" w:eastAsia="Times New Roman" w:cs="Times New Roman"/>
          <w:color w:val="0E1835"/>
          <w:sz w:val="24"/>
          <w:szCs w:val="24"/>
        </w:rPr>
      </w:pPr>
      <w:r w:rsidRPr="00360090">
        <w:rPr>
          <w:rFonts w:ascii="Times New Roman" w:hAnsi="Times New Roman" w:eastAsia="Times New Roman" w:cs="Times New Roman"/>
          <w:color w:val="0E1835"/>
          <w:sz w:val="24"/>
          <w:szCs w:val="24"/>
        </w:rPr>
        <w:t>Plataforma tecnologicamente moderna;</w:t>
      </w:r>
    </w:p>
    <w:p w:rsidR="00360090" w:rsidP="000F4F5E" w:rsidRDefault="00360090" w14:paraId="22704F52" w14:textId="6986D9BA">
      <w:pPr>
        <w:pStyle w:val="ListParagraph"/>
        <w:numPr>
          <w:ilvl w:val="6"/>
          <w:numId w:val="28"/>
        </w:numPr>
        <w:spacing w:line="360" w:lineRule="auto"/>
        <w:ind w:left="567" w:hanging="567"/>
        <w:jc w:val="both"/>
        <w:rPr>
          <w:rFonts w:ascii="Times New Roman" w:hAnsi="Times New Roman" w:eastAsia="Times New Roman" w:cs="Times New Roman"/>
          <w:color w:val="0E1835"/>
          <w:sz w:val="24"/>
          <w:szCs w:val="24"/>
        </w:rPr>
      </w:pPr>
      <w:r>
        <w:rPr>
          <w:rFonts w:ascii="Times New Roman" w:hAnsi="Times New Roman" w:eastAsia="Times New Roman" w:cs="Times New Roman"/>
          <w:color w:val="0E1835"/>
          <w:sz w:val="24"/>
          <w:szCs w:val="24"/>
        </w:rPr>
        <w:t>Portabilidade – banco de dados padrão SQL relacional;</w:t>
      </w:r>
    </w:p>
    <w:p w:rsidR="00360090" w:rsidP="000F4F5E" w:rsidRDefault="00360090" w14:paraId="755B94B3" w14:textId="6AC0CD81">
      <w:pPr>
        <w:pStyle w:val="ListParagraph"/>
        <w:numPr>
          <w:ilvl w:val="6"/>
          <w:numId w:val="28"/>
        </w:numPr>
        <w:spacing w:line="360" w:lineRule="auto"/>
        <w:ind w:left="567" w:hanging="567"/>
        <w:jc w:val="both"/>
        <w:rPr>
          <w:rFonts w:ascii="Times New Roman" w:hAnsi="Times New Roman" w:eastAsia="Times New Roman" w:cs="Times New Roman"/>
          <w:color w:val="0E1835"/>
          <w:sz w:val="24"/>
          <w:szCs w:val="24"/>
        </w:rPr>
      </w:pPr>
      <w:r>
        <w:rPr>
          <w:rFonts w:ascii="Times New Roman" w:hAnsi="Times New Roman" w:eastAsia="Times New Roman" w:cs="Times New Roman"/>
          <w:color w:val="0E1835"/>
          <w:sz w:val="24"/>
          <w:szCs w:val="24"/>
        </w:rPr>
        <w:t>Possibilidade de ampliar e sustentar novos serviços;</w:t>
      </w:r>
    </w:p>
    <w:p w:rsidRPr="00360090" w:rsidR="00360090" w:rsidP="000F4F5E" w:rsidRDefault="00360090" w14:paraId="0198CBF9" w14:textId="03DB0833">
      <w:pPr>
        <w:pStyle w:val="ListParagraph"/>
        <w:numPr>
          <w:ilvl w:val="6"/>
          <w:numId w:val="28"/>
        </w:numPr>
        <w:spacing w:line="360" w:lineRule="auto"/>
        <w:ind w:left="567" w:hanging="567"/>
        <w:jc w:val="both"/>
        <w:rPr>
          <w:rFonts w:ascii="Times New Roman" w:hAnsi="Times New Roman" w:eastAsia="Times New Roman" w:cs="Times New Roman"/>
          <w:color w:val="0E1835"/>
          <w:sz w:val="24"/>
          <w:szCs w:val="24"/>
        </w:rPr>
      </w:pPr>
      <w:r>
        <w:rPr>
          <w:rFonts w:ascii="Times New Roman" w:hAnsi="Times New Roman" w:eastAsia="Times New Roman" w:cs="Times New Roman"/>
          <w:color w:val="0E1835"/>
          <w:sz w:val="24"/>
          <w:szCs w:val="24"/>
        </w:rPr>
        <w:t>Possibilidade de atendimento a novos requisitos de negócio.</w:t>
      </w:r>
    </w:p>
    <w:p w:rsidR="00583051" w:rsidP="000F4F5E" w:rsidRDefault="007B76CE" w14:paraId="0000023E" w14:textId="2799956B">
      <w:pPr>
        <w:pStyle w:val="titulo3"/>
        <w:numPr>
          <w:ilvl w:val="2"/>
          <w:numId w:val="46"/>
        </w:numPr>
        <w:ind w:left="567" w:hanging="567"/>
      </w:pPr>
      <w:bookmarkStart w:name="_heading=h.1rvwp1q" w:colFirst="0" w:colLast="0" w:id="112"/>
      <w:bookmarkStart w:name="_Toc43239421" w:id="113"/>
      <w:bookmarkEnd w:id="112"/>
      <w:r>
        <w:t>Pontos fracos</w:t>
      </w:r>
      <w:bookmarkEnd w:id="113"/>
    </w:p>
    <w:p w:rsidR="00583051" w:rsidP="000F4F5E" w:rsidRDefault="00583051" w14:paraId="0000023F" w14:textId="77777777">
      <w:pPr>
        <w:spacing w:line="360" w:lineRule="auto"/>
        <w:ind w:left="567" w:hanging="567"/>
        <w:jc w:val="both"/>
        <w:rPr>
          <w:rFonts w:ascii="Times New Roman" w:hAnsi="Times New Roman" w:eastAsia="Times New Roman" w:cs="Times New Roman"/>
          <w:sz w:val="24"/>
          <w:szCs w:val="24"/>
        </w:rPr>
      </w:pPr>
    </w:p>
    <w:p w:rsidRPr="00360090" w:rsidR="00583051" w:rsidP="000F4F5E" w:rsidRDefault="007B76CE" w14:paraId="00000240" w14:textId="190B0238">
      <w:pPr>
        <w:pStyle w:val="ListParagraph"/>
        <w:numPr>
          <w:ilvl w:val="3"/>
          <w:numId w:val="30"/>
        </w:numPr>
        <w:spacing w:line="360" w:lineRule="auto"/>
        <w:ind w:left="567" w:hanging="567"/>
        <w:jc w:val="both"/>
        <w:rPr>
          <w:rFonts w:ascii="Times New Roman" w:hAnsi="Times New Roman" w:eastAsia="Times New Roman" w:cs="Times New Roman"/>
          <w:sz w:val="24"/>
          <w:szCs w:val="24"/>
        </w:rPr>
      </w:pPr>
      <w:r w:rsidRPr="00360090">
        <w:rPr>
          <w:rFonts w:ascii="Times New Roman" w:hAnsi="Times New Roman" w:eastAsia="Times New Roman" w:cs="Times New Roman"/>
          <w:sz w:val="24"/>
          <w:szCs w:val="24"/>
        </w:rPr>
        <w:t>Baixa Governança de TI;</w:t>
      </w:r>
    </w:p>
    <w:p w:rsidRPr="00360090" w:rsidR="00583051" w:rsidP="000F4F5E" w:rsidRDefault="007B76CE" w14:paraId="00000241" w14:textId="0100A4B6">
      <w:pPr>
        <w:pStyle w:val="ListParagraph"/>
        <w:numPr>
          <w:ilvl w:val="3"/>
          <w:numId w:val="30"/>
        </w:numPr>
        <w:spacing w:line="360" w:lineRule="auto"/>
        <w:ind w:left="567" w:hanging="567"/>
        <w:jc w:val="both"/>
        <w:rPr>
          <w:rFonts w:ascii="Times New Roman" w:hAnsi="Times New Roman" w:eastAsia="Times New Roman" w:cs="Times New Roman"/>
          <w:sz w:val="24"/>
          <w:szCs w:val="24"/>
        </w:rPr>
      </w:pPr>
      <w:r w:rsidRPr="00360090">
        <w:rPr>
          <w:rFonts w:ascii="Times New Roman" w:hAnsi="Times New Roman" w:eastAsia="Times New Roman" w:cs="Times New Roman"/>
          <w:sz w:val="24"/>
          <w:szCs w:val="24"/>
        </w:rPr>
        <w:t>Falta de cultura e ações de segurança da informações de maneira geral;</w:t>
      </w:r>
    </w:p>
    <w:p w:rsidRPr="00360090" w:rsidR="00583051" w:rsidP="000F4F5E" w:rsidRDefault="007B76CE" w14:paraId="00000242" w14:textId="736710D2">
      <w:pPr>
        <w:pStyle w:val="ListParagraph"/>
        <w:numPr>
          <w:ilvl w:val="3"/>
          <w:numId w:val="30"/>
        </w:numPr>
        <w:spacing w:line="360" w:lineRule="auto"/>
        <w:ind w:left="567" w:hanging="567"/>
        <w:jc w:val="both"/>
        <w:rPr>
          <w:rFonts w:ascii="Times New Roman" w:hAnsi="Times New Roman" w:eastAsia="Times New Roman" w:cs="Times New Roman"/>
          <w:sz w:val="24"/>
          <w:szCs w:val="24"/>
        </w:rPr>
      </w:pPr>
      <w:r w:rsidRPr="00360090">
        <w:rPr>
          <w:rFonts w:ascii="Times New Roman" w:hAnsi="Times New Roman" w:eastAsia="Times New Roman" w:cs="Times New Roman"/>
          <w:sz w:val="24"/>
          <w:szCs w:val="24"/>
        </w:rPr>
        <w:t>Incrementos no software são feitos com uma certa latência visto que o aplicativo não possui muitos desenvolvedores.</w:t>
      </w:r>
    </w:p>
    <w:p w:rsidR="00583051" w:rsidP="00FA1306" w:rsidRDefault="007B76CE" w14:paraId="00000243" w14:textId="77777777">
      <w:pPr>
        <w:pStyle w:val="titulo2"/>
        <w:numPr>
          <w:ilvl w:val="0"/>
          <w:numId w:val="0"/>
        </w:numPr>
        <w:ind w:left="426" w:hanging="426"/>
      </w:pPr>
      <w:bookmarkStart w:name="_heading=h.4bvk7pj" w:colFirst="0" w:colLast="0" w:id="114"/>
      <w:bookmarkStart w:name="_Toc43239422" w:id="115"/>
      <w:bookmarkEnd w:id="114"/>
      <w:r>
        <w:rPr>
          <w:b/>
        </w:rPr>
        <w:lastRenderedPageBreak/>
        <w:t>3.5 Considerações finais</w:t>
      </w:r>
      <w:bookmarkEnd w:id="115"/>
    </w:p>
    <w:p w:rsidR="00583051" w:rsidP="000F4F5E" w:rsidRDefault="007B76CE" w14:paraId="00000244"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Este capítulo apresentou a investigação de viabilidade do projeto, com estratégias de coleta de dados que resultaram na elaboração da proposta de um aplicativo multiplataforma de controle de crediário que acessa dados remotos de qualquer lugar a partir de um dispositivo com conexão à internet.</w:t>
      </w:r>
    </w:p>
    <w:p w:rsidR="00583051" w:rsidP="000F4F5E" w:rsidRDefault="007B76CE" w14:paraId="00000245" w14:textId="77777777">
      <w:pPr>
        <w:spacing w:line="360" w:lineRule="auto"/>
        <w:ind w:firstLine="567"/>
        <w:jc w:val="both"/>
        <w:rPr>
          <w:sz w:val="24"/>
          <w:szCs w:val="24"/>
        </w:rPr>
      </w:pPr>
      <w:r>
        <w:rPr>
          <w:rFonts w:ascii="Times New Roman" w:hAnsi="Times New Roman" w:eastAsia="Times New Roman" w:cs="Times New Roman"/>
          <w:sz w:val="24"/>
          <w:szCs w:val="24"/>
        </w:rPr>
        <w:t>O próximo capítulo abordará as etapas de modelagem e desenvolvimento da ferramenta, bem como discutirá as principais estratégias adotadas para atender às necessidades aqui levantadas.</w:t>
      </w:r>
    </w:p>
    <w:p w:rsidR="00583051" w:rsidP="000F4F5E" w:rsidRDefault="00583051" w14:paraId="00000246" w14:textId="77777777">
      <w:pPr>
        <w:pStyle w:val="Heading1"/>
        <w:spacing w:line="360" w:lineRule="auto"/>
        <w:ind w:firstLine="567"/>
        <w:rPr>
          <w:rFonts w:eastAsia="Times New Roman" w:cs="Times New Roman"/>
          <w:b w:val="0"/>
          <w:szCs w:val="28"/>
        </w:rPr>
      </w:pPr>
      <w:bookmarkStart w:name="_heading=h.2r0uhxc" w:colFirst="0" w:colLast="0" w:id="116"/>
      <w:bookmarkEnd w:id="116"/>
    </w:p>
    <w:p w:rsidR="00583051" w:rsidP="000F4F5E" w:rsidRDefault="00583051" w14:paraId="00000247" w14:textId="77777777">
      <w:pPr>
        <w:pStyle w:val="Heading1"/>
        <w:spacing w:line="360" w:lineRule="auto"/>
        <w:ind w:firstLine="567"/>
        <w:rPr>
          <w:rFonts w:eastAsia="Times New Roman" w:cs="Times New Roman"/>
          <w:b w:val="0"/>
          <w:szCs w:val="28"/>
        </w:rPr>
      </w:pPr>
      <w:bookmarkStart w:name="_heading=h.1664s55" w:colFirst="0" w:colLast="0" w:id="117"/>
      <w:bookmarkEnd w:id="117"/>
    </w:p>
    <w:p w:rsidR="00583051" w:rsidP="000F4F5E" w:rsidRDefault="00583051" w14:paraId="00000248" w14:textId="77777777">
      <w:pPr>
        <w:pStyle w:val="Heading1"/>
        <w:spacing w:line="360" w:lineRule="auto"/>
        <w:ind w:firstLine="567"/>
        <w:rPr>
          <w:rFonts w:eastAsia="Times New Roman" w:cs="Times New Roman"/>
          <w:b w:val="0"/>
          <w:szCs w:val="28"/>
        </w:rPr>
      </w:pPr>
      <w:bookmarkStart w:name="_heading=h.3q5sasy" w:colFirst="0" w:colLast="0" w:id="118"/>
      <w:bookmarkEnd w:id="118"/>
    </w:p>
    <w:p w:rsidR="00583051" w:rsidP="000F4F5E" w:rsidRDefault="00583051" w14:paraId="00000249" w14:textId="77777777">
      <w:pPr>
        <w:pStyle w:val="Heading1"/>
        <w:spacing w:line="360" w:lineRule="auto"/>
        <w:ind w:firstLine="567"/>
        <w:rPr>
          <w:rFonts w:eastAsia="Times New Roman" w:cs="Times New Roman"/>
          <w:b w:val="0"/>
          <w:szCs w:val="28"/>
        </w:rPr>
      </w:pPr>
      <w:bookmarkStart w:name="_heading=h.25b2l0r" w:colFirst="0" w:colLast="0" w:id="119"/>
      <w:bookmarkEnd w:id="119"/>
    </w:p>
    <w:p w:rsidR="00583051" w:rsidP="000F4F5E" w:rsidRDefault="00583051" w14:paraId="0000024A" w14:textId="77777777">
      <w:pPr>
        <w:ind w:firstLine="567"/>
      </w:pPr>
    </w:p>
    <w:p w:rsidR="00583051" w:rsidP="000F4F5E" w:rsidRDefault="00583051" w14:paraId="0000024B" w14:textId="77777777">
      <w:pPr>
        <w:ind w:firstLine="567"/>
      </w:pPr>
    </w:p>
    <w:p w:rsidR="00583051" w:rsidRDefault="00583051" w14:paraId="0000024C" w14:textId="0B96D295"/>
    <w:p w:rsidR="007820FF" w:rsidRDefault="007820FF" w14:paraId="34195820" w14:textId="4B568DBB"/>
    <w:p w:rsidR="007820FF" w:rsidRDefault="007820FF" w14:paraId="52880B0F" w14:textId="481D2D45"/>
    <w:p w:rsidR="007820FF" w:rsidRDefault="007820FF" w14:paraId="225E7C58" w14:textId="1DD5125D"/>
    <w:p w:rsidR="007820FF" w:rsidRDefault="007820FF" w14:paraId="122E3DD3" w14:textId="1306786F"/>
    <w:p w:rsidR="007820FF" w:rsidRDefault="007820FF" w14:paraId="7A46F750" w14:textId="0F8AB2B9"/>
    <w:p w:rsidR="007820FF" w:rsidRDefault="007820FF" w14:paraId="56F72405" w14:textId="622DB239"/>
    <w:p w:rsidR="007820FF" w:rsidRDefault="007820FF" w14:paraId="0E1B2FD1" w14:textId="4406291C"/>
    <w:p w:rsidR="007820FF" w:rsidRDefault="007820FF" w14:paraId="3B63FC40" w14:textId="05D0FE5E"/>
    <w:p w:rsidR="007820FF" w:rsidRDefault="007820FF" w14:paraId="3DBB0AD4" w14:textId="4B9B4713"/>
    <w:p w:rsidR="007820FF" w:rsidRDefault="007820FF" w14:paraId="1F027880" w14:textId="3CD57CC0"/>
    <w:p w:rsidR="007820FF" w:rsidRDefault="007820FF" w14:paraId="651F98B5" w14:textId="0832321F"/>
    <w:p w:rsidR="007820FF" w:rsidRDefault="007820FF" w14:paraId="08B984FD" w14:textId="502F9A74"/>
    <w:p w:rsidR="007820FF" w:rsidRDefault="007820FF" w14:paraId="4D4524FD" w14:textId="70A8D75F"/>
    <w:p w:rsidR="007820FF" w:rsidRDefault="007820FF" w14:paraId="185B5312" w14:textId="028EA140"/>
    <w:p w:rsidR="007820FF" w:rsidRDefault="007820FF" w14:paraId="34CCC135" w14:textId="2E1CE77F"/>
    <w:p w:rsidR="007820FF" w:rsidRDefault="007820FF" w14:paraId="25E9CA6E" w14:textId="1507A8E4"/>
    <w:p w:rsidR="007820FF" w:rsidRDefault="007820FF" w14:paraId="61E6FEE1" w14:textId="77777777"/>
    <w:p w:rsidR="00583051" w:rsidRDefault="00583051" w14:paraId="0000024D" w14:textId="77777777"/>
    <w:p w:rsidR="00583051" w:rsidP="00FA1306" w:rsidRDefault="007B76CE" w14:paraId="0000024E" w14:textId="77777777">
      <w:pPr>
        <w:pStyle w:val="Title"/>
      </w:pPr>
      <w:bookmarkStart w:name="_heading=h.3hv69ve" w:colFirst="0" w:colLast="0" w:id="120"/>
      <w:bookmarkStart w:name="_Toc43239423" w:id="121"/>
      <w:bookmarkEnd w:id="120"/>
      <w:r>
        <w:lastRenderedPageBreak/>
        <w:t>4. MODELAGEM E DESENVOLVIMENTO DO APLICATIVO</w:t>
      </w:r>
      <w:bookmarkEnd w:id="121"/>
    </w:p>
    <w:p w:rsidR="00583051" w:rsidP="00FA1306" w:rsidRDefault="007B76CE" w14:paraId="0000024F" w14:textId="77777777">
      <w:pPr>
        <w:pStyle w:val="titulo2"/>
        <w:numPr>
          <w:ilvl w:val="0"/>
          <w:numId w:val="0"/>
        </w:numPr>
        <w:ind w:left="426" w:hanging="426"/>
        <w:rPr>
          <w:b/>
        </w:rPr>
      </w:pPr>
      <w:bookmarkStart w:name="_heading=h.1x0gk37" w:colFirst="0" w:colLast="0" w:id="122"/>
      <w:bookmarkStart w:name="_Toc43239424" w:id="123"/>
      <w:bookmarkEnd w:id="122"/>
      <w:r>
        <w:rPr>
          <w:b/>
        </w:rPr>
        <w:t>4.2 Projeto de interface</w:t>
      </w:r>
      <w:bookmarkEnd w:id="123"/>
      <w:r>
        <w:rPr>
          <w:b/>
        </w:rPr>
        <w:t xml:space="preserve"> </w:t>
      </w:r>
    </w:p>
    <w:p w:rsidR="00583051" w:rsidRDefault="00583051" w14:paraId="00000250" w14:textId="77777777">
      <w:pPr>
        <w:spacing w:line="360" w:lineRule="auto"/>
        <w:rPr>
          <w:rFonts w:ascii="Times New Roman" w:hAnsi="Times New Roman" w:eastAsia="Times New Roman" w:cs="Times New Roman"/>
          <w:sz w:val="24"/>
          <w:szCs w:val="24"/>
        </w:rPr>
      </w:pPr>
    </w:p>
    <w:p w:rsidR="00583051" w:rsidP="000F4F5E" w:rsidRDefault="007B76CE" w14:paraId="00000251"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objetivo deste projeto foi construir uma </w:t>
      </w:r>
      <w:r>
        <w:rPr>
          <w:rFonts w:ascii="Times New Roman" w:hAnsi="Times New Roman" w:eastAsia="Times New Roman" w:cs="Times New Roman"/>
          <w:i/>
          <w:sz w:val="24"/>
          <w:szCs w:val="24"/>
        </w:rPr>
        <w:t xml:space="preserve">interface </w:t>
      </w:r>
      <w:r>
        <w:rPr>
          <w:rFonts w:ascii="Times New Roman" w:hAnsi="Times New Roman" w:eastAsia="Times New Roman" w:cs="Times New Roman"/>
          <w:sz w:val="24"/>
          <w:szCs w:val="24"/>
        </w:rPr>
        <w:t>minimalista que agregasse os recursos de usabilidade discutidos na seção 4.2.3. Para isso foram utilizadas as estratégias de design centrado no usuário descritas a seguir.</w:t>
      </w:r>
    </w:p>
    <w:p w:rsidR="00583051" w:rsidP="00FA1306" w:rsidRDefault="007B76CE" w14:paraId="00000252" w14:textId="77777777">
      <w:pPr>
        <w:pStyle w:val="titulo3"/>
      </w:pPr>
      <w:bookmarkStart w:name="_heading=h.4h042r0" w:colFirst="0" w:colLast="0" w:id="124"/>
      <w:bookmarkStart w:name="_Toc43239425" w:id="125"/>
      <w:bookmarkEnd w:id="124"/>
      <w:r>
        <w:t>4.2.1 Análise hierárquica de tarefas</w:t>
      </w:r>
      <w:bookmarkEnd w:id="125"/>
      <w:r>
        <w:t xml:space="preserve"> </w:t>
      </w:r>
    </w:p>
    <w:p w:rsidR="00583051" w:rsidRDefault="007B76CE" w14:paraId="00000253" w14:textId="77777777">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583051" w:rsidP="000F4F5E" w:rsidRDefault="007B76CE" w14:paraId="00000254"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 xml:space="preserve">Para </w:t>
      </w:r>
      <w:r>
        <w:rPr>
          <w:rFonts w:ascii="Times New Roman" w:hAnsi="Times New Roman" w:eastAsia="Times New Roman" w:cs="Times New Roman"/>
          <w:sz w:val="24"/>
          <w:szCs w:val="24"/>
        </w:rPr>
        <w:t>Preece</w:t>
      </w:r>
      <w:r>
        <w:rPr>
          <w:rFonts w:ascii="Times New Roman" w:hAnsi="Times New Roman" w:eastAsia="Times New Roman" w:cs="Times New Roman"/>
          <w:sz w:val="24"/>
          <w:szCs w:val="24"/>
          <w:highlight w:val="white"/>
        </w:rPr>
        <w:t xml:space="preserve">, </w:t>
      </w:r>
      <w:r>
        <w:rPr>
          <w:rFonts w:ascii="Times New Roman" w:hAnsi="Times New Roman" w:eastAsia="Times New Roman" w:cs="Times New Roman"/>
          <w:sz w:val="24"/>
          <w:szCs w:val="24"/>
        </w:rPr>
        <w:t xml:space="preserve">Rogers </w:t>
      </w:r>
      <w:r>
        <w:rPr>
          <w:rFonts w:ascii="Times New Roman" w:hAnsi="Times New Roman" w:eastAsia="Times New Roman" w:cs="Times New Roman"/>
          <w:sz w:val="24"/>
          <w:szCs w:val="24"/>
          <w:highlight w:val="white"/>
        </w:rPr>
        <w:t xml:space="preserve">e </w:t>
      </w:r>
      <w:r>
        <w:rPr>
          <w:rFonts w:ascii="Times New Roman" w:hAnsi="Times New Roman" w:eastAsia="Times New Roman" w:cs="Times New Roman"/>
          <w:sz w:val="24"/>
          <w:szCs w:val="24"/>
        </w:rPr>
        <w:t>Sharp</w:t>
      </w:r>
      <w:r>
        <w:rPr>
          <w:rFonts w:ascii="Times New Roman" w:hAnsi="Times New Roman" w:eastAsia="Times New Roman" w:cs="Times New Roman"/>
          <w:sz w:val="24"/>
          <w:szCs w:val="24"/>
          <w:highlight w:val="white"/>
        </w:rPr>
        <w:t xml:space="preserve"> (2013): </w:t>
      </w:r>
      <w:r>
        <w:rPr>
          <w:rFonts w:ascii="Times New Roman" w:hAnsi="Times New Roman" w:eastAsia="Times New Roman" w:cs="Times New Roman"/>
          <w:sz w:val="24"/>
          <w:szCs w:val="24"/>
        </w:rPr>
        <w:t>“Uma das grande preocupações no design de interação é desenvolver produtos que sejam usáveis, o que genericamente significa produtos fáceis de aprender a usar, eficazes e que proporcionem ao usuário uma experiência agradável.”</w:t>
      </w:r>
    </w:p>
    <w:p w:rsidR="00583051" w:rsidP="000F4F5E" w:rsidRDefault="007B76CE" w14:paraId="00000255" w14:textId="77777777">
      <w:pPr>
        <w:shd w:val="clear" w:color="auto" w:fill="FFFFFF"/>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Uma tarefa é qualquer parte do trabalho que precisa ser realizada. Toda tarefa pode ser definida em termo de seu(s) objetivo(s). Tarefas complexas são definidas em termos de objetivos e subobjetivos, num desdobramento hierárquico (BARBOSA e SILVA, 2010).</w:t>
      </w:r>
    </w:p>
    <w:p w:rsidR="00583051" w:rsidP="000F4F5E" w:rsidRDefault="007B76CE" w14:paraId="00000256" w14:textId="77777777">
      <w:pPr>
        <w:shd w:val="clear" w:color="auto" w:fill="FFFFFF"/>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Como pontuam Annett e Duncan (1967), para ajudar no entendimento da interação criou-se a Análise Hierárquica de Tarefas (</w:t>
      </w:r>
      <w:r>
        <w:rPr>
          <w:rFonts w:ascii="Times New Roman" w:hAnsi="Times New Roman" w:eastAsia="Times New Roman" w:cs="Times New Roman"/>
          <w:i/>
          <w:sz w:val="24"/>
          <w:szCs w:val="24"/>
        </w:rPr>
        <w:t>HTA – Hierarchical Task Analysis</w:t>
      </w:r>
      <w:r>
        <w:rPr>
          <w:rFonts w:ascii="Times New Roman" w:hAnsi="Times New Roman" w:eastAsia="Times New Roman" w:cs="Times New Roman"/>
          <w:sz w:val="24"/>
          <w:szCs w:val="24"/>
        </w:rPr>
        <w:t>) na década de 1960. Tal análise objetiva  entender as competências e habilidades exibidas em tarefas complexas e não repetitivas, bem como para auxiliar na identificação de problemas de desempenho. Os autores ainda pontuam que tal procedimento ajuda a relacionar o que as pessoas fazem (ou se recomenda que façam), por que o fazem, e quais as consequências caso não o façam corretamente. Ela se baseia em psicologia funcional, e não comportamental, como eram as abordagens da época em que foi criada.</w:t>
      </w:r>
    </w:p>
    <w:p w:rsidR="00583051" w:rsidP="000F4F5E" w:rsidRDefault="007B76CE" w14:paraId="00000257"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Considerando as três principais funcionalidades definidas no escopo do </w:t>
      </w:r>
      <w:r>
        <w:rPr>
          <w:rFonts w:ascii="Times New Roman" w:hAnsi="Times New Roman" w:eastAsia="Times New Roman" w:cs="Times New Roman"/>
          <w:i/>
          <w:sz w:val="24"/>
          <w:szCs w:val="24"/>
        </w:rPr>
        <w:t>EasyStore</w:t>
      </w:r>
      <w:r>
        <w:rPr>
          <w:rFonts w:ascii="Times New Roman" w:hAnsi="Times New Roman" w:eastAsia="Times New Roman" w:cs="Times New Roman"/>
          <w:sz w:val="24"/>
          <w:szCs w:val="24"/>
        </w:rPr>
        <w:t>, foram elaboradas as análises de tarefas que se seguem.</w:t>
      </w:r>
    </w:p>
    <w:p w:rsidR="00583051" w:rsidP="00FA1306" w:rsidRDefault="007B76CE" w14:paraId="00000258" w14:textId="77777777">
      <w:pPr>
        <w:pStyle w:val="titulo4"/>
      </w:pPr>
      <w:bookmarkStart w:name="_heading=h.2w5ecyt" w:colFirst="0" w:colLast="0" w:id="126"/>
      <w:bookmarkStart w:name="_Toc43239426" w:id="127"/>
      <w:bookmarkEnd w:id="126"/>
      <w:r>
        <w:t>4.2.1.1 Fluxo de venda</w:t>
      </w:r>
      <w:bookmarkEnd w:id="127"/>
    </w:p>
    <w:p w:rsidR="00583051" w:rsidP="000F4F5E" w:rsidRDefault="007B76CE" w14:paraId="00000259" w14:textId="6C3DA344">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Permite que o usuário registre uma venda com seus respectivos produtos. Tal tarefa culmina com o incremento do valor devido pelo cliente na ficha.</w:t>
      </w:r>
    </w:p>
    <w:p w:rsidR="00583051" w:rsidP="000F4F5E" w:rsidRDefault="00583051" w14:paraId="0000025A" w14:textId="25001B79">
      <w:pPr>
        <w:spacing w:line="360" w:lineRule="auto"/>
        <w:ind w:firstLine="567"/>
        <w:jc w:val="both"/>
        <w:rPr>
          <w:rFonts w:ascii="Times New Roman" w:hAnsi="Times New Roman" w:eastAsia="Times New Roman" w:cs="Times New Roman"/>
          <w:sz w:val="24"/>
          <w:szCs w:val="24"/>
        </w:rPr>
      </w:pPr>
    </w:p>
    <w:p w:rsidR="00BF1909" w:rsidP="000F4F5E" w:rsidRDefault="00BF1909" w14:paraId="102AC661" w14:textId="090015A0">
      <w:pPr>
        <w:spacing w:line="360" w:lineRule="auto"/>
        <w:ind w:firstLine="567"/>
        <w:jc w:val="both"/>
        <w:rPr>
          <w:rFonts w:ascii="Times New Roman" w:hAnsi="Times New Roman" w:eastAsia="Times New Roman" w:cs="Times New Roman"/>
          <w:sz w:val="24"/>
          <w:szCs w:val="24"/>
        </w:rPr>
      </w:pPr>
    </w:p>
    <w:p w:rsidR="00BF1909" w:rsidP="000F4F5E" w:rsidRDefault="00BF1909" w14:paraId="634A508C" w14:textId="2AB739E2">
      <w:pPr>
        <w:spacing w:line="360" w:lineRule="auto"/>
        <w:ind w:firstLine="567"/>
        <w:jc w:val="both"/>
        <w:rPr>
          <w:rFonts w:ascii="Times New Roman" w:hAnsi="Times New Roman" w:eastAsia="Times New Roman" w:cs="Times New Roman"/>
          <w:sz w:val="24"/>
          <w:szCs w:val="24"/>
        </w:rPr>
      </w:pPr>
    </w:p>
    <w:p w:rsidR="00BF1909" w:rsidRDefault="00BF1909" w14:paraId="52345005" w14:textId="77777777">
      <w:pPr>
        <w:spacing w:line="360" w:lineRule="auto"/>
        <w:jc w:val="both"/>
        <w:rPr>
          <w:rFonts w:ascii="Times New Roman" w:hAnsi="Times New Roman" w:eastAsia="Times New Roman" w:cs="Times New Roman"/>
          <w:sz w:val="24"/>
          <w:szCs w:val="24"/>
        </w:rPr>
      </w:pPr>
    </w:p>
    <w:p w:rsidR="001C4358" w:rsidP="00AC7104" w:rsidRDefault="001C4358" w14:paraId="2CA79414" w14:textId="4BCE49CF">
      <w:pPr>
        <w:pStyle w:val="figuras"/>
        <w:ind w:firstLine="0"/>
      </w:pPr>
      <w:bookmarkStart w:name="_Toc43239480" w:id="128"/>
      <w:r>
        <w:lastRenderedPageBreak/>
        <w:t xml:space="preserve">Figura </w:t>
      </w:r>
      <w:r>
        <w:fldChar w:fldCharType="begin"/>
      </w:r>
      <w:r>
        <w:instrText> SEQ Figura \* ARABIC </w:instrText>
      </w:r>
      <w:r>
        <w:fldChar w:fldCharType="separate"/>
      </w:r>
      <w:r w:rsidR="009549CC">
        <w:rPr>
          <w:noProof/>
        </w:rPr>
        <w:t>9</w:t>
      </w:r>
      <w:r>
        <w:fldChar w:fldCharType="end"/>
      </w:r>
      <w:r>
        <w:t xml:space="preserve"> </w:t>
      </w:r>
      <w:r w:rsidRPr="003566D0">
        <w:t>- Análise hierárquica do fluxo de venda</w:t>
      </w:r>
      <w:bookmarkEnd w:id="128"/>
    </w:p>
    <w:p w:rsidR="00583051" w:rsidP="00AC7104" w:rsidRDefault="007B76CE" w14:paraId="0000025C"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10E0464D" wp14:editId="06F5B006">
            <wp:extent cx="3600000" cy="2880000"/>
            <wp:effectExtent l="12700" t="12700" r="12700" b="1270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600000" cy="2880000"/>
                    </a:xfrm>
                    <a:prstGeom prst="rect">
                      <a:avLst/>
                    </a:prstGeom>
                    <a:ln w="12700">
                      <a:solidFill>
                        <a:srgbClr val="000000"/>
                      </a:solidFill>
                      <a:prstDash val="solid"/>
                    </a:ln>
                  </pic:spPr>
                </pic:pic>
              </a:graphicData>
            </a:graphic>
          </wp:inline>
        </w:drawing>
      </w:r>
    </w:p>
    <w:p w:rsidR="00583051" w:rsidP="00AC7104" w:rsidRDefault="007B76CE" w14:paraId="0000025D" w14:textId="77777777">
      <w:pPr>
        <w:pStyle w:val="figuras"/>
        <w:ind w:firstLine="0"/>
      </w:pPr>
      <w:r>
        <w:t>Fonte: Elaborado pelo autor.</w:t>
      </w:r>
    </w:p>
    <w:p w:rsidR="00583051" w:rsidP="00FA1306" w:rsidRDefault="007B76CE" w14:paraId="0000025E" w14:textId="77777777">
      <w:pPr>
        <w:pStyle w:val="titulo4"/>
      </w:pPr>
      <w:bookmarkStart w:name="_heading=h.1baon6m" w:colFirst="0" w:colLast="0" w:id="129"/>
      <w:bookmarkStart w:name="_Toc43239427" w:id="130"/>
      <w:bookmarkEnd w:id="129"/>
      <w:r>
        <w:t>4.2.1.2 Receber</w:t>
      </w:r>
      <w:bookmarkEnd w:id="130"/>
    </w:p>
    <w:p w:rsidR="00583051" w:rsidP="000F4F5E" w:rsidRDefault="007B76CE" w14:paraId="0000025F" w14:textId="33BA38DF">
      <w:pPr>
        <w:spacing w:line="360" w:lineRule="auto"/>
        <w:ind w:firstLine="567"/>
        <w:jc w:val="both"/>
        <w:rPr>
          <w:sz w:val="24"/>
          <w:szCs w:val="24"/>
        </w:rPr>
      </w:pPr>
      <w:r>
        <w:rPr>
          <w:rFonts w:ascii="Times New Roman" w:hAnsi="Times New Roman" w:eastAsia="Times New Roman" w:cs="Times New Roman"/>
          <w:sz w:val="24"/>
          <w:szCs w:val="24"/>
        </w:rPr>
        <w:t>Permite que o usuário registre o recebimento de uma quantia monetária. Tal quantia é subtraída do valor devido no crediário do cliente.</w:t>
      </w:r>
    </w:p>
    <w:p w:rsidR="00236829" w:rsidP="00AC7104" w:rsidRDefault="00236829" w14:paraId="0213E179" w14:textId="1CB83338">
      <w:pPr>
        <w:pStyle w:val="figuras"/>
        <w:ind w:firstLine="0"/>
      </w:pPr>
      <w:bookmarkStart w:name="_Toc43239481" w:id="131"/>
      <w:r>
        <w:t xml:space="preserve">Figura </w:t>
      </w:r>
      <w:r>
        <w:fldChar w:fldCharType="begin"/>
      </w:r>
      <w:r>
        <w:instrText> SEQ Figura \* ARABIC </w:instrText>
      </w:r>
      <w:r>
        <w:fldChar w:fldCharType="separate"/>
      </w:r>
      <w:r w:rsidR="009549CC">
        <w:rPr>
          <w:noProof/>
        </w:rPr>
        <w:t>10</w:t>
      </w:r>
      <w:r>
        <w:fldChar w:fldCharType="end"/>
      </w:r>
      <w:r>
        <w:t xml:space="preserve"> </w:t>
      </w:r>
      <w:r w:rsidRPr="00AA5053">
        <w:t>- Análise hierárquica do fluxo de recebimento</w:t>
      </w:r>
      <w:bookmarkEnd w:id="131"/>
    </w:p>
    <w:p w:rsidR="00583051" w:rsidP="00AC7104" w:rsidRDefault="007B76CE" w14:paraId="00000262" w14:textId="77777777">
      <w:pPr>
        <w:jc w:val="center"/>
        <w:rPr>
          <w:b/>
          <w:sz w:val="24"/>
          <w:szCs w:val="24"/>
        </w:rPr>
      </w:pPr>
      <w:r>
        <w:rPr>
          <w:b/>
          <w:noProof/>
          <w:sz w:val="24"/>
          <w:szCs w:val="24"/>
        </w:rPr>
        <w:drawing>
          <wp:inline distT="114300" distB="114300" distL="114300" distR="114300" wp14:anchorId="1A6E8490" wp14:editId="1CE04C80">
            <wp:extent cx="3600000" cy="2880000"/>
            <wp:effectExtent l="12700" t="12700" r="12700" b="1270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600000" cy="2880000"/>
                    </a:xfrm>
                    <a:prstGeom prst="rect">
                      <a:avLst/>
                    </a:prstGeom>
                    <a:ln w="12700">
                      <a:solidFill>
                        <a:srgbClr val="000000"/>
                      </a:solidFill>
                      <a:prstDash val="solid"/>
                    </a:ln>
                  </pic:spPr>
                </pic:pic>
              </a:graphicData>
            </a:graphic>
          </wp:inline>
        </w:drawing>
      </w:r>
    </w:p>
    <w:p w:rsidR="00583051" w:rsidP="00AC7104" w:rsidRDefault="007B76CE" w14:paraId="00000263" w14:textId="77777777">
      <w:pPr>
        <w:pStyle w:val="figuras"/>
        <w:ind w:firstLine="0"/>
      </w:pPr>
      <w:r>
        <w:t>Fonte: Elaborado pelo autor.</w:t>
      </w:r>
    </w:p>
    <w:p w:rsidR="00583051" w:rsidRDefault="00583051" w14:paraId="00000264" w14:textId="77777777">
      <w:pPr>
        <w:jc w:val="center"/>
        <w:rPr>
          <w:sz w:val="20"/>
          <w:szCs w:val="20"/>
        </w:rPr>
      </w:pPr>
    </w:p>
    <w:p w:rsidR="00583051" w:rsidRDefault="00583051" w14:paraId="00000265" w14:textId="77777777">
      <w:pPr>
        <w:jc w:val="center"/>
        <w:rPr>
          <w:sz w:val="20"/>
          <w:szCs w:val="20"/>
        </w:rPr>
      </w:pPr>
    </w:p>
    <w:p w:rsidR="00583051" w:rsidRDefault="00583051" w14:paraId="00000266" w14:textId="77777777">
      <w:pPr>
        <w:jc w:val="center"/>
        <w:rPr>
          <w:sz w:val="20"/>
          <w:szCs w:val="20"/>
        </w:rPr>
      </w:pPr>
    </w:p>
    <w:p w:rsidR="00583051" w:rsidP="00FA1306" w:rsidRDefault="007B76CE" w14:paraId="00000267" w14:textId="77777777">
      <w:pPr>
        <w:pStyle w:val="titulo4"/>
      </w:pPr>
      <w:bookmarkStart w:name="_heading=h.3vac5uf" w:colFirst="0" w:colLast="0" w:id="132"/>
      <w:bookmarkStart w:name="_Toc43239428" w:id="133"/>
      <w:bookmarkEnd w:id="132"/>
      <w:r>
        <w:lastRenderedPageBreak/>
        <w:t>4.2.1.3 Compartilhar valor do crediário no WhatsApp</w:t>
      </w:r>
      <w:bookmarkEnd w:id="133"/>
      <w:r>
        <w:t xml:space="preserve"> </w:t>
      </w:r>
    </w:p>
    <w:p w:rsidR="00583051" w:rsidRDefault="00583051" w14:paraId="00000268" w14:textId="77777777">
      <w:pPr>
        <w:spacing w:line="360" w:lineRule="auto"/>
        <w:jc w:val="both"/>
        <w:rPr>
          <w:rFonts w:ascii="Times New Roman" w:hAnsi="Times New Roman" w:eastAsia="Times New Roman" w:cs="Times New Roman"/>
          <w:sz w:val="24"/>
          <w:szCs w:val="24"/>
        </w:rPr>
      </w:pPr>
    </w:p>
    <w:p w:rsidR="00583051" w:rsidP="000F4F5E" w:rsidRDefault="007B76CE" w14:paraId="00000269"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Geralmente o cliente pergunta para o lojista o valor devido, visto isso, tal fluxo permite que o usuário compartilhe o valor devido com uma mensagem amigável ao mesmo de forma rápida e prática, diminuindo significamente o tempo de resposta ao cliente.</w:t>
      </w:r>
      <w:r>
        <w:rPr>
          <w:rFonts w:ascii="Times New Roman" w:hAnsi="Times New Roman" w:eastAsia="Times New Roman" w:cs="Times New Roman"/>
          <w:sz w:val="24"/>
          <w:szCs w:val="24"/>
        </w:rPr>
        <w:tab/>
      </w:r>
    </w:p>
    <w:p w:rsidR="00583051" w:rsidRDefault="00583051" w14:paraId="0000026A" w14:textId="77777777">
      <w:pPr>
        <w:spacing w:line="360" w:lineRule="auto"/>
        <w:ind w:firstLine="720"/>
        <w:jc w:val="both"/>
        <w:rPr>
          <w:rFonts w:ascii="Times New Roman" w:hAnsi="Times New Roman" w:eastAsia="Times New Roman" w:cs="Times New Roman"/>
          <w:sz w:val="24"/>
          <w:szCs w:val="24"/>
        </w:rPr>
      </w:pPr>
    </w:p>
    <w:p w:rsidR="00974CB7" w:rsidP="00AC7104" w:rsidRDefault="00974CB7" w14:paraId="7B65DF03" w14:textId="2DAEF3C9">
      <w:pPr>
        <w:pStyle w:val="figuras"/>
        <w:ind w:firstLine="0"/>
      </w:pPr>
      <w:bookmarkStart w:name="_Toc43239482" w:id="134"/>
      <w:r>
        <w:t xml:space="preserve">Figura </w:t>
      </w:r>
      <w:r>
        <w:fldChar w:fldCharType="begin"/>
      </w:r>
      <w:r>
        <w:instrText> SEQ Figura \* ARABIC </w:instrText>
      </w:r>
      <w:r>
        <w:fldChar w:fldCharType="separate"/>
      </w:r>
      <w:r w:rsidR="009549CC">
        <w:rPr>
          <w:noProof/>
        </w:rPr>
        <w:t>11</w:t>
      </w:r>
      <w:r>
        <w:fldChar w:fldCharType="end"/>
      </w:r>
      <w:r>
        <w:t xml:space="preserve"> </w:t>
      </w:r>
      <w:r w:rsidRPr="00A03E90">
        <w:t>- Análise hierárquica do fluxo de compartilhamento de crediário</w:t>
      </w:r>
      <w:bookmarkEnd w:id="134"/>
    </w:p>
    <w:p w:rsidR="00583051" w:rsidP="00AC7104" w:rsidRDefault="007B76CE" w14:paraId="0000026C" w14:textId="77777777">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63E38937" wp14:editId="2B13DE18">
            <wp:extent cx="3600000" cy="2880000"/>
            <wp:effectExtent l="12700" t="12700" r="12700" b="12700"/>
            <wp:docPr id="6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600000" cy="2880000"/>
                    </a:xfrm>
                    <a:prstGeom prst="rect">
                      <a:avLst/>
                    </a:prstGeom>
                    <a:ln w="12700">
                      <a:solidFill>
                        <a:srgbClr val="000000"/>
                      </a:solidFill>
                      <a:prstDash val="solid"/>
                    </a:ln>
                  </pic:spPr>
                </pic:pic>
              </a:graphicData>
            </a:graphic>
          </wp:inline>
        </w:drawing>
      </w:r>
    </w:p>
    <w:p w:rsidR="00583051" w:rsidP="00AC7104" w:rsidRDefault="007B76CE" w14:paraId="0000026D" w14:textId="77777777">
      <w:pPr>
        <w:pStyle w:val="figuras"/>
        <w:ind w:firstLine="0"/>
      </w:pPr>
      <w:r>
        <w:t>Fonte: Elaborado pelo autor.</w:t>
      </w:r>
    </w:p>
    <w:p w:rsidR="00583051" w:rsidP="00FA1306" w:rsidRDefault="007B76CE" w14:paraId="0000026E" w14:textId="77777777">
      <w:pPr>
        <w:pStyle w:val="titulo3"/>
      </w:pPr>
      <w:bookmarkStart w:name="_heading=h.2afmg28" w:colFirst="0" w:colLast="0" w:id="135"/>
      <w:bookmarkStart w:name="_Toc43239429" w:id="136"/>
      <w:bookmarkEnd w:id="135"/>
      <w:r>
        <w:t xml:space="preserve">4.2.2 Modelos </w:t>
      </w:r>
      <w:r w:rsidRPr="00FA1306">
        <w:t>conceituais</w:t>
      </w:r>
      <w:bookmarkEnd w:id="136"/>
    </w:p>
    <w:p w:rsidR="00583051" w:rsidRDefault="00583051" w14:paraId="0000026F" w14:textId="77777777"/>
    <w:p w:rsidR="00583051" w:rsidP="000F4F5E" w:rsidRDefault="007B76CE" w14:paraId="00000270" w14:textId="484C90F1">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Metáforas são parte integrante de nosso pensamento e linguagem. Aparecendo não somente na poesia ou na literatura, como a maioria acredita, mas também em nossa linguagem cotidiana (ROCHA e BARANAUSKAS, 2010). As expressões “Gastar dinheiro” e “trânsito engarrafado” são alguns exemplos comuns.  As metáforas funcionam como modelos naturais, permitindo o uso da familiaridade de objetos concretos e experiências para dar estrutura a conceitos mais abstratos. </w:t>
      </w:r>
    </w:p>
    <w:p w:rsidR="00583051" w:rsidP="000F4F5E" w:rsidRDefault="007B76CE" w14:paraId="00000271" w14:textId="6A152580">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 mesma forma que metáforas invisíveis permeiam nossa linguagem cotidiana, elas o fazem nas interfaces que usamos e projetamos (Erickson, 1990). Por exemplo, um usuário quando arrasta um documento de um diretório para outro nos sistemas gerenciadores de arquivos de ambientes Windows, ele efetivamente acredita que está mudando o documento de lugar, contudo o que efetivamente ocorre é que o apontador para o arquivo mudou (apontador também é uma metáfora).</w:t>
      </w:r>
    </w:p>
    <w:p w:rsidR="00583051" w:rsidP="000F4F5E" w:rsidRDefault="007B76CE" w14:paraId="00000272"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De acordo com Ausubel (1982), utilizar-se de uma analogia ou metáfora é considerar as idéias já existentes na estrutura cognitiva do sujeito possibilitando que sirvam como âncora para introdução de novos conceitos. O autor afirma que quando estas idéias se relacionam, ocorre uma aprendizagem significativa. </w:t>
      </w:r>
    </w:p>
    <w:p w:rsidR="00583051" w:rsidP="000F4F5E" w:rsidRDefault="007B76CE" w14:paraId="00000273" w14:textId="5441598C">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 o objetivo de acelerar a aprendizagem do usuário no aplicativo </w:t>
      </w:r>
      <w:r>
        <w:rPr>
          <w:rFonts w:ascii="Times New Roman" w:hAnsi="Times New Roman" w:eastAsia="Times New Roman" w:cs="Times New Roman"/>
          <w:i/>
          <w:sz w:val="24"/>
          <w:szCs w:val="24"/>
        </w:rPr>
        <w:t>EasyStore</w:t>
      </w:r>
      <w:r>
        <w:rPr>
          <w:rFonts w:ascii="Times New Roman" w:hAnsi="Times New Roman" w:eastAsia="Times New Roman" w:cs="Times New Roman"/>
          <w:sz w:val="24"/>
          <w:szCs w:val="24"/>
        </w:rPr>
        <w:t>, bem como eliminar qualquer distanciamento semântico entre a regra de negócio e o universo em que o usuário está inserido, o desenvolvimento fez uso de metáforas no aplicativo, como seguem:</w:t>
      </w:r>
    </w:p>
    <w:p w:rsidR="00583051" w:rsidRDefault="00583051" w14:paraId="00000274" w14:textId="77777777">
      <w:pPr>
        <w:spacing w:line="360" w:lineRule="auto"/>
        <w:jc w:val="both"/>
        <w:rPr>
          <w:rFonts w:ascii="Times New Roman" w:hAnsi="Times New Roman" w:eastAsia="Times New Roman" w:cs="Times New Roman"/>
          <w:sz w:val="24"/>
          <w:szCs w:val="24"/>
        </w:rPr>
      </w:pPr>
    </w:p>
    <w:p w:rsidRPr="00360090" w:rsidR="00583051" w:rsidP="000F4F5E" w:rsidRDefault="007B76CE" w14:paraId="00000275" w14:textId="4AD76097">
      <w:pPr>
        <w:pStyle w:val="ListParagraph"/>
        <w:numPr>
          <w:ilvl w:val="0"/>
          <w:numId w:val="42"/>
        </w:numPr>
        <w:spacing w:line="360" w:lineRule="auto"/>
        <w:ind w:left="567" w:hanging="567"/>
        <w:jc w:val="both"/>
        <w:rPr>
          <w:rFonts w:ascii="Times New Roman" w:hAnsi="Times New Roman" w:eastAsia="Times New Roman" w:cs="Times New Roman"/>
          <w:sz w:val="24"/>
          <w:szCs w:val="24"/>
        </w:rPr>
      </w:pPr>
      <w:r w:rsidRPr="00360090">
        <w:rPr>
          <w:rFonts w:ascii="Times New Roman" w:hAnsi="Times New Roman" w:eastAsia="Times New Roman" w:cs="Times New Roman"/>
          <w:sz w:val="24"/>
          <w:szCs w:val="24"/>
        </w:rPr>
        <w:t>Uma das subtarefas que o usuário deverá realizar para alcançar um objetivo no aplicativo será a de autenticação, na qual será adotada a metáfora “Entrar” na tecla onde o usuário, após informar o login e senha, deverá pressionar para conseguir acessar as próximas subtarefas do sistema. A escolha dessa metáfora tem o objetivo de fazer com que o usuário se sinta à vontade e familiarizado para poder entrar no ambiente e obter as funcionalidades desejadas;</w:t>
      </w:r>
    </w:p>
    <w:p w:rsidR="00583051" w:rsidP="000F4F5E" w:rsidRDefault="007B76CE" w14:paraId="00000276" w14:textId="77777777">
      <w:pPr>
        <w:numPr>
          <w:ilvl w:val="0"/>
          <w:numId w:val="42"/>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Outra subtarefa realizada pelo usuário é a de pesquisa de crediário, nessa subtarefa será adotada a metáfora “Buscar”, o objetivo de tal metáfora é causar a informalidade no sistema, deixando a linguagem mais coloquial, trazendo o aplicativo para a realidade do usuário;</w:t>
      </w:r>
    </w:p>
    <w:p w:rsidR="00583051" w:rsidP="000F4F5E" w:rsidRDefault="007B76CE" w14:paraId="00000277" w14:textId="77777777">
      <w:pPr>
        <w:numPr>
          <w:ilvl w:val="0"/>
          <w:numId w:val="42"/>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aplicativo utiliza muitos ícones indicando a ação do respectivo botão, como por exemplo, na tela de detalhamento do crediário, caso o usuário queira ver as vendas registradas para aquele cliente, existe um ícone cuja imagem é um carrinho de compra, metáfora essa indicando a ação de compra. Muitos outros ícones indicando a ação semântica do botão ou campo são utilizados durante toda a experiência do usuário com o aplicativo.</w:t>
      </w:r>
    </w:p>
    <w:p w:rsidR="00583051" w:rsidP="000F4F5E" w:rsidRDefault="007B76CE" w14:paraId="0000027A" w14:textId="1FBCDDAD">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estilo de interação adotado é o de instrução, ou seja, o usuário realiza comandos. Os tipos de interface envolvidos são os de entrada de dados via texto por preenchimento de formulários</w:t>
      </w:r>
      <w:r w:rsidR="00FA1306">
        <w:rPr>
          <w:rFonts w:ascii="Times New Roman" w:hAnsi="Times New Roman" w:eastAsia="Times New Roman" w:cs="Times New Roman"/>
          <w:sz w:val="24"/>
          <w:szCs w:val="24"/>
        </w:rPr>
        <w:t>.</w:t>
      </w:r>
    </w:p>
    <w:p w:rsidR="00583051" w:rsidP="00FA1306" w:rsidRDefault="007B76CE" w14:paraId="0000027B" w14:textId="77777777">
      <w:pPr>
        <w:pStyle w:val="titulo4"/>
        <w:rPr>
          <w:i/>
        </w:rPr>
      </w:pPr>
      <w:bookmarkStart w:name="_heading=h.pkwqa1" w:colFirst="0" w:colLast="0" w:id="137"/>
      <w:bookmarkStart w:name="_Toc43239430" w:id="138"/>
      <w:bookmarkEnd w:id="137"/>
      <w:r>
        <w:t xml:space="preserve">4.2.2.1 Tipos de </w:t>
      </w:r>
      <w:r>
        <w:rPr>
          <w:i/>
        </w:rPr>
        <w:t>interface</w:t>
      </w:r>
      <w:bookmarkEnd w:id="138"/>
    </w:p>
    <w:p w:rsidR="00583051" w:rsidP="000F4F5E" w:rsidRDefault="00583051" w14:paraId="0000027C" w14:textId="77777777">
      <w:pPr>
        <w:ind w:firstLine="567"/>
      </w:pPr>
    </w:p>
    <w:p w:rsidR="00583051" w:rsidP="000F4F5E" w:rsidRDefault="007B76CE" w14:paraId="0000027D"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Domingues (2001), a </w:t>
      </w:r>
      <w:r>
        <w:rPr>
          <w:rFonts w:ascii="Times New Roman" w:hAnsi="Times New Roman" w:eastAsia="Times New Roman" w:cs="Times New Roman"/>
          <w:i/>
          <w:sz w:val="24"/>
          <w:szCs w:val="24"/>
        </w:rPr>
        <w:t xml:space="preserve">interface </w:t>
      </w:r>
      <w:r>
        <w:rPr>
          <w:rFonts w:ascii="Times New Roman" w:hAnsi="Times New Roman" w:eastAsia="Times New Roman" w:cs="Times New Roman"/>
          <w:sz w:val="24"/>
          <w:szCs w:val="24"/>
        </w:rPr>
        <w:t xml:space="preserve">é um espaço tradutor, isto é, uma face intermediária entre a linguagem nativa da máquina e as linguagens naturais do homem. Fazendo uma analogia, poderíamos dizer que a interface teria a função de um intérprete bilíngue: O usuário clica em um ícone, por exemplo, e o intérprete traduz para o sistema operacional o que ele deve </w:t>
      </w:r>
      <w:r>
        <w:rPr>
          <w:rFonts w:ascii="Times New Roman" w:hAnsi="Times New Roman" w:eastAsia="Times New Roman" w:cs="Times New Roman"/>
          <w:sz w:val="24"/>
          <w:szCs w:val="24"/>
        </w:rPr>
        <w:lastRenderedPageBreak/>
        <w:t>fazer. Em suma a interface é todo o conjunto de recursos - janelas, ícones, barras de rolagem, barras de ferramentas e links, por exemplo – que permitem a interação entre o homem e o computador.</w:t>
      </w:r>
    </w:p>
    <w:p w:rsidR="00583051" w:rsidP="000F4F5E" w:rsidRDefault="007B76CE" w14:paraId="0000027F" w14:textId="71EE6F3C">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interface escolhida foi a gráfica, com as seguintes características:</w:t>
      </w:r>
    </w:p>
    <w:p w:rsidRPr="00360090" w:rsidR="00583051" w:rsidP="000F4F5E" w:rsidRDefault="007B76CE" w14:paraId="00000280" w14:textId="1301859E">
      <w:pPr>
        <w:pStyle w:val="ListParagraph"/>
        <w:numPr>
          <w:ilvl w:val="0"/>
          <w:numId w:val="23"/>
        </w:numPr>
        <w:spacing w:line="360" w:lineRule="auto"/>
        <w:ind w:left="567" w:hanging="567"/>
        <w:jc w:val="both"/>
        <w:rPr>
          <w:rFonts w:ascii="Times New Roman" w:hAnsi="Times New Roman" w:eastAsia="Times New Roman" w:cs="Times New Roman"/>
          <w:sz w:val="24"/>
          <w:szCs w:val="24"/>
        </w:rPr>
      </w:pPr>
      <w:r w:rsidRPr="00360090">
        <w:rPr>
          <w:rFonts w:ascii="Times New Roman" w:hAnsi="Times New Roman" w:eastAsia="Times New Roman" w:cs="Times New Roman"/>
          <w:sz w:val="24"/>
          <w:szCs w:val="24"/>
        </w:rPr>
        <w:t xml:space="preserve">Exibir mensagens relativas às ações executadas no sistema usando uma semântica de cores. Exemplo: Se a mensagem for de erro sistêmico, um alerta com as cores padrões do componente do dispositivo é exibido, precisando de um </w:t>
      </w:r>
      <w:r w:rsidRPr="00360090">
        <w:rPr>
          <w:rFonts w:ascii="Times New Roman" w:hAnsi="Times New Roman" w:eastAsia="Times New Roman" w:cs="Times New Roman"/>
          <w:i/>
          <w:sz w:val="24"/>
          <w:szCs w:val="24"/>
        </w:rPr>
        <w:t xml:space="preserve">click </w:t>
      </w:r>
      <w:r w:rsidRPr="00360090">
        <w:rPr>
          <w:rFonts w:ascii="Times New Roman" w:hAnsi="Times New Roman" w:eastAsia="Times New Roman" w:cs="Times New Roman"/>
          <w:sz w:val="24"/>
          <w:szCs w:val="24"/>
        </w:rPr>
        <w:t xml:space="preserve">no botão para ser fechado. Caso o erro seja por parte do usuário (Informar um CPF inválido, por exemplo) a mensagem é um </w:t>
      </w:r>
      <w:r w:rsidRPr="00360090">
        <w:rPr>
          <w:rFonts w:ascii="Times New Roman" w:hAnsi="Times New Roman" w:eastAsia="Times New Roman" w:cs="Times New Roman"/>
          <w:i/>
          <w:sz w:val="24"/>
          <w:szCs w:val="24"/>
        </w:rPr>
        <w:t xml:space="preserve">toast </w:t>
      </w:r>
      <w:r w:rsidRPr="00360090">
        <w:rPr>
          <w:rFonts w:ascii="Times New Roman" w:hAnsi="Times New Roman" w:eastAsia="Times New Roman" w:cs="Times New Roman"/>
          <w:sz w:val="24"/>
          <w:szCs w:val="24"/>
        </w:rPr>
        <w:t xml:space="preserve">vermelho que é exibido durante três segundos. Nas mensagens de sucesso, um </w:t>
      </w:r>
      <w:r w:rsidRPr="00360090">
        <w:rPr>
          <w:rFonts w:ascii="Times New Roman" w:hAnsi="Times New Roman" w:eastAsia="Times New Roman" w:cs="Times New Roman"/>
          <w:i/>
          <w:sz w:val="24"/>
          <w:szCs w:val="24"/>
        </w:rPr>
        <w:t xml:space="preserve">toast </w:t>
      </w:r>
      <w:r w:rsidRPr="00360090">
        <w:rPr>
          <w:rFonts w:ascii="Times New Roman" w:hAnsi="Times New Roman" w:eastAsia="Times New Roman" w:cs="Times New Roman"/>
          <w:sz w:val="24"/>
          <w:szCs w:val="24"/>
        </w:rPr>
        <w:t>verde é exibido também durante três segundos;</w:t>
      </w:r>
    </w:p>
    <w:p w:rsidR="00583051" w:rsidP="000F4F5E" w:rsidRDefault="007B76CE" w14:paraId="00000281" w14:textId="77777777">
      <w:pPr>
        <w:numPr>
          <w:ilvl w:val="0"/>
          <w:numId w:val="23"/>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Navegação intuitiva e simples. A navegação das telas não é muito aprofundada, isto é, o usuário não empilhará mais do que quatro telas nos fluxos do aplicativo. Tal característica auxilia nos botões de voltar, pois ao clicar muitas vezes em voltar o usuário sente-se perdido;</w:t>
      </w:r>
    </w:p>
    <w:p w:rsidR="00583051" w:rsidP="000F4F5E" w:rsidRDefault="007B76CE" w14:paraId="00000282" w14:textId="77777777">
      <w:pPr>
        <w:numPr>
          <w:ilvl w:val="0"/>
          <w:numId w:val="23"/>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teclado torna-se numérico quando o campo é relativo a algum valor monetário, não permitindo assim, que o usuário fique confuso ou digite letras;</w:t>
      </w:r>
    </w:p>
    <w:p w:rsidR="00583051" w:rsidP="000F4F5E" w:rsidRDefault="007B76CE" w14:paraId="00000283" w14:textId="77777777">
      <w:pPr>
        <w:numPr>
          <w:ilvl w:val="0"/>
          <w:numId w:val="23"/>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usuário tem acesso a tudo que digita, inclusive a senha na tela de credenciais, quando o mesmo seleciona o ícone de visualização de senha digitada;</w:t>
      </w:r>
    </w:p>
    <w:p w:rsidR="00583051" w:rsidP="00147180" w:rsidRDefault="007B76CE" w14:paraId="00000284" w14:textId="77777777">
      <w:pPr>
        <w:pStyle w:val="titulo3"/>
      </w:pPr>
      <w:bookmarkStart w:name="_heading=h.39kk8xu" w:colFirst="0" w:colLast="0" w:id="139"/>
      <w:bookmarkStart w:name="_Toc43239431" w:id="140"/>
      <w:bookmarkEnd w:id="139"/>
      <w:r>
        <w:t>4.2.3 Princípios de usabilidade</w:t>
      </w:r>
      <w:bookmarkEnd w:id="140"/>
    </w:p>
    <w:p w:rsidR="00583051" w:rsidP="000F4F5E" w:rsidRDefault="007B76CE" w14:paraId="00000285" w14:textId="77777777">
      <w:pPr>
        <w:pStyle w:val="Heading3"/>
        <w:spacing w:line="360" w:lineRule="auto"/>
        <w:ind w:firstLine="567"/>
        <w:jc w:val="both"/>
        <w:rPr>
          <w:rFonts w:ascii="Times New Roman" w:hAnsi="Times New Roman" w:eastAsia="Times New Roman" w:cs="Times New Roman"/>
          <w:color w:val="000000"/>
          <w:sz w:val="24"/>
          <w:szCs w:val="24"/>
        </w:rPr>
      </w:pPr>
      <w:bookmarkStart w:name="_heading=h.1opuj5n" w:colFirst="0" w:colLast="0" w:id="141"/>
      <w:bookmarkEnd w:id="141"/>
      <w:r>
        <w:rPr>
          <w:rFonts w:ascii="Times New Roman" w:hAnsi="Times New Roman" w:eastAsia="Times New Roman" w:cs="Times New Roman"/>
          <w:color w:val="000000"/>
          <w:sz w:val="24"/>
          <w:szCs w:val="24"/>
        </w:rPr>
        <w:t>Para favorecer a usabilidade do aplicativo, alguns pontos foram considerados, são eles:</w:t>
      </w:r>
    </w:p>
    <w:p w:rsidRPr="00360090" w:rsidR="00583051" w:rsidP="000F4F5E" w:rsidRDefault="007B76CE" w14:paraId="00000286" w14:textId="1BA8CE4E">
      <w:pPr>
        <w:pStyle w:val="ListParagraph"/>
        <w:numPr>
          <w:ilvl w:val="0"/>
          <w:numId w:val="1"/>
        </w:numPr>
        <w:spacing w:line="360" w:lineRule="auto"/>
        <w:ind w:left="567" w:hanging="567"/>
        <w:jc w:val="both"/>
        <w:rPr>
          <w:rFonts w:ascii="Times New Roman" w:hAnsi="Times New Roman" w:eastAsia="Times New Roman" w:cs="Times New Roman"/>
          <w:sz w:val="24"/>
          <w:szCs w:val="24"/>
        </w:rPr>
      </w:pPr>
      <w:r w:rsidRPr="00360090">
        <w:rPr>
          <w:rFonts w:ascii="Times New Roman" w:hAnsi="Times New Roman" w:eastAsia="Times New Roman" w:cs="Times New Roman"/>
          <w:sz w:val="24"/>
          <w:szCs w:val="24"/>
        </w:rPr>
        <w:t>Conhecer a necessidade dos usuários finais por meio de questionário de pesquisa;</w:t>
      </w:r>
    </w:p>
    <w:p w:rsidR="00583051" w:rsidP="000F4F5E" w:rsidRDefault="007B76CE" w14:paraId="00000287" w14:textId="77777777">
      <w:pPr>
        <w:numPr>
          <w:ilvl w:val="0"/>
          <w:numId w:val="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Momentos de uso do celular com apenas uma mão, aplicando interface minimalista;</w:t>
      </w:r>
    </w:p>
    <w:p w:rsidR="00583051" w:rsidP="000F4F5E" w:rsidRDefault="007B76CE" w14:paraId="00000288" w14:textId="77777777">
      <w:pPr>
        <w:numPr>
          <w:ilvl w:val="0"/>
          <w:numId w:val="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Poucos cliques para atingir o objetivo, ou seja, possuindo propósito bem definido;</w:t>
      </w:r>
    </w:p>
    <w:p w:rsidR="00583051" w:rsidP="000F4F5E" w:rsidRDefault="007B76CE" w14:paraId="00000289" w14:textId="77777777">
      <w:pPr>
        <w:numPr>
          <w:ilvl w:val="0"/>
          <w:numId w:val="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Suporte a diferentes tipos de telas, usando dispositivos de vários modelos e marcas;</w:t>
      </w:r>
    </w:p>
    <w:p w:rsidR="00583051" w:rsidP="000F4F5E" w:rsidRDefault="007B76CE" w14:paraId="0000028A" w14:textId="77777777">
      <w:pPr>
        <w:numPr>
          <w:ilvl w:val="0"/>
          <w:numId w:val="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Inclusão do usuário no processo de desenvolvimento, disponibilizando funcionalidades para serem testadas durante a homologação do projeto.</w:t>
      </w:r>
    </w:p>
    <w:p w:rsidR="00583051" w:rsidP="000F4F5E" w:rsidRDefault="007B76CE" w14:paraId="0000028B"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Em 1990, Jakob Nielsen e Rolf Molich definiram dez princípios gerais de design de interface, os quais são chamados de heurísticas de Nielsen e focam no desenho de telas com uma boa navegação, interação e experiência (NIELSEN, 1993).</w:t>
      </w:r>
    </w:p>
    <w:p w:rsidR="00583051" w:rsidP="000F4F5E" w:rsidRDefault="007B76CE" w14:paraId="0000028C"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Abaixo estão listadas algumas das dez heurísticas escolhidas bem como os seus respectivos requisitos. Os princípios abaixo foram escolhidos para o aplicativo pois os mesmos auxiliam no uso de tarefas e ajudam na aprendizagem dos fluxos de negócio. Por ser um </w:t>
      </w:r>
      <w:r>
        <w:rPr>
          <w:rFonts w:ascii="Times New Roman" w:hAnsi="Times New Roman" w:eastAsia="Times New Roman" w:cs="Times New Roman"/>
          <w:sz w:val="24"/>
          <w:szCs w:val="24"/>
        </w:rPr>
        <w:lastRenderedPageBreak/>
        <w:t>aplicativo de controle de crédito, é muito importante garantir a integridade das informações bem como exibi-las de maneira simples e menos confusa possível.</w:t>
      </w:r>
    </w:p>
    <w:p w:rsidRPr="00360090" w:rsidR="00583051" w:rsidP="000F4F5E" w:rsidRDefault="007B76CE" w14:paraId="0000028D" w14:textId="6ACFBDFA">
      <w:pPr>
        <w:pStyle w:val="ListParagraph"/>
        <w:numPr>
          <w:ilvl w:val="0"/>
          <w:numId w:val="31"/>
        </w:numPr>
        <w:spacing w:line="360" w:lineRule="auto"/>
        <w:ind w:left="567" w:hanging="567"/>
        <w:jc w:val="both"/>
        <w:rPr>
          <w:rFonts w:ascii="Times New Roman" w:hAnsi="Times New Roman" w:eastAsia="Times New Roman" w:cs="Times New Roman"/>
          <w:sz w:val="24"/>
          <w:szCs w:val="24"/>
        </w:rPr>
      </w:pPr>
      <w:r w:rsidRPr="00360090">
        <w:rPr>
          <w:rFonts w:ascii="Times New Roman" w:hAnsi="Times New Roman" w:eastAsia="Times New Roman" w:cs="Times New Roman"/>
          <w:sz w:val="24"/>
          <w:szCs w:val="24"/>
        </w:rPr>
        <w:t>Equivalência entre o sistema e o mundo real: Utilizar ícones relacionados ao mundo real, por exemplo: Uma chave no campo de senha;</w:t>
      </w:r>
    </w:p>
    <w:p w:rsidR="00583051" w:rsidP="000F4F5E" w:rsidRDefault="007B76CE" w14:paraId="0000028E" w14:textId="77777777">
      <w:pPr>
        <w:numPr>
          <w:ilvl w:val="0"/>
          <w:numId w:val="3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Prevenção de erros: Ações drásticas como deletar e sair devem ser confirmadas antes de serem executadas, evitando assim erros;</w:t>
      </w:r>
    </w:p>
    <w:p w:rsidR="00583051" w:rsidP="000F4F5E" w:rsidRDefault="007B76CE" w14:paraId="0000028F" w14:textId="77777777">
      <w:pPr>
        <w:numPr>
          <w:ilvl w:val="0"/>
          <w:numId w:val="3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Visibilidade do estado do sistema: Para que o usuário sempre saiba o que está acontecendo em determinado momento (Exemplo: Um loading quando uma tela estiver iniciando);</w:t>
      </w:r>
    </w:p>
    <w:p w:rsidR="00583051" w:rsidP="000F4F5E" w:rsidRDefault="007B76CE" w14:paraId="00000290" w14:textId="77777777">
      <w:pPr>
        <w:numPr>
          <w:ilvl w:val="0"/>
          <w:numId w:val="31"/>
        </w:numPr>
        <w:spacing w:line="360" w:lineRule="auto"/>
        <w:ind w:left="567" w:hanging="567"/>
        <w:jc w:val="both"/>
        <w:rPr>
          <w:sz w:val="24"/>
          <w:szCs w:val="24"/>
          <w:highlight w:val="white"/>
        </w:rPr>
      </w:pPr>
      <w:r>
        <w:rPr>
          <w:rFonts w:ascii="Times New Roman" w:hAnsi="Times New Roman" w:eastAsia="Times New Roman" w:cs="Times New Roman"/>
          <w:sz w:val="24"/>
          <w:szCs w:val="24"/>
          <w:highlight w:val="white"/>
        </w:rPr>
        <w:t>Reconhecimento de erros:</w:t>
      </w:r>
      <w:r>
        <w:rPr>
          <w:rFonts w:ascii="Times New Roman" w:hAnsi="Times New Roman" w:eastAsia="Times New Roman" w:cs="Times New Roman"/>
          <w:b/>
          <w:sz w:val="24"/>
          <w:szCs w:val="24"/>
          <w:highlight w:val="white"/>
        </w:rPr>
        <w:t xml:space="preserve"> </w:t>
      </w:r>
      <w:r>
        <w:rPr>
          <w:rFonts w:ascii="Times New Roman" w:hAnsi="Times New Roman" w:eastAsia="Times New Roman" w:cs="Times New Roman"/>
          <w:sz w:val="24"/>
          <w:szCs w:val="24"/>
          <w:highlight w:val="white"/>
        </w:rPr>
        <w:t>Quando algo sair errado, deixe claro para o usuário o que está acontecendo e o que ele deve fazer para resolver;</w:t>
      </w:r>
    </w:p>
    <w:p w:rsidR="00583051" w:rsidP="000F4F5E" w:rsidRDefault="007B76CE" w14:paraId="00000291" w14:textId="77777777">
      <w:pPr>
        <w:numPr>
          <w:ilvl w:val="0"/>
          <w:numId w:val="31"/>
        </w:numPr>
        <w:spacing w:line="360" w:lineRule="auto"/>
        <w:ind w:left="567" w:hanging="567"/>
        <w:jc w:val="both"/>
        <w:rPr>
          <w:sz w:val="24"/>
          <w:szCs w:val="24"/>
        </w:rPr>
      </w:pPr>
      <w:r>
        <w:rPr>
          <w:rFonts w:ascii="Times New Roman" w:hAnsi="Times New Roman" w:eastAsia="Times New Roman" w:cs="Times New Roman"/>
          <w:sz w:val="24"/>
          <w:szCs w:val="24"/>
        </w:rPr>
        <w:t>Permitir o cancelamento de ações: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Oferecer ao usuário sempre a opção de “retornar” à tela anterior, cancelar a atividade sendo executada (Desistir de cadastrar algo no meio do preenchimento das informações, por exemplo), porque é fundamental que o usuário tenha total controle das ações que estiver executando.</w:t>
      </w:r>
    </w:p>
    <w:p w:rsidR="00583051" w:rsidP="00147180" w:rsidRDefault="007B76CE" w14:paraId="00000292" w14:textId="77777777">
      <w:pPr>
        <w:pStyle w:val="titulo3"/>
      </w:pPr>
      <w:bookmarkStart w:name="_heading=h.48pi1tg" w:colFirst="0" w:colLast="0" w:id="142"/>
      <w:bookmarkStart w:name="_Toc43239432" w:id="143"/>
      <w:bookmarkEnd w:id="142"/>
      <w:r>
        <w:t>4.2.4 Prototipação</w:t>
      </w:r>
      <w:bookmarkEnd w:id="143"/>
    </w:p>
    <w:p w:rsidR="00583051" w:rsidRDefault="00583051" w14:paraId="00000293" w14:textId="77777777">
      <w:pPr>
        <w:spacing w:line="360" w:lineRule="auto"/>
        <w:jc w:val="both"/>
        <w:rPr>
          <w:rFonts w:ascii="Times New Roman" w:hAnsi="Times New Roman" w:eastAsia="Times New Roman" w:cs="Times New Roman"/>
          <w:sz w:val="24"/>
          <w:szCs w:val="24"/>
        </w:rPr>
      </w:pPr>
    </w:p>
    <w:p w:rsidR="00583051" w:rsidP="000F4F5E" w:rsidRDefault="007B76CE" w14:paraId="00000294" w14:textId="07AE51BB">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 a intenção de elaborar e validar as telas que fariam parte do aplicativo, protótipos dos fluxos principais foram desenvolvidos utilizando uma ferramenta de </w:t>
      </w:r>
      <w:r>
        <w:rPr>
          <w:rFonts w:ascii="Times New Roman" w:hAnsi="Times New Roman" w:eastAsia="Times New Roman" w:cs="Times New Roman"/>
          <w:i/>
          <w:sz w:val="24"/>
          <w:szCs w:val="24"/>
        </w:rPr>
        <w:t>Wireframe</w:t>
      </w:r>
      <w:r>
        <w:rPr>
          <w:rFonts w:ascii="Times New Roman" w:hAnsi="Times New Roman" w:eastAsia="Times New Roman" w:cs="Times New Roman"/>
          <w:sz w:val="24"/>
          <w:szCs w:val="24"/>
        </w:rPr>
        <w:t>.</w:t>
      </w:r>
    </w:p>
    <w:p w:rsidR="00583051" w:rsidP="000F4F5E" w:rsidRDefault="007B76CE" w14:paraId="00000295" w14:textId="45822B81">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protótipo gerado foi disponibilizado através de um link e o primeiro contato com os usuários potenciais de uma loja de roupas da cidade de Taquaritinga, no estado de São Paulo, foi realizado. Os usuários interagiram livremente, sem auxílio nenhum e explicando verbalmente o que estavam pensando a respeito de quão simples e intuitivo as telas bem como os fluxos estavam.</w:t>
      </w:r>
    </w:p>
    <w:p w:rsidR="00583051" w:rsidP="000F4F5E" w:rsidRDefault="007B76CE" w14:paraId="00000296" w14:textId="2DCBD306">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Esse processo de testes permitiu que cenários fossem previstos, sugestões de </w:t>
      </w:r>
      <w:r>
        <w:rPr>
          <w:rFonts w:ascii="Times New Roman" w:hAnsi="Times New Roman" w:eastAsia="Times New Roman" w:cs="Times New Roman"/>
          <w:i/>
          <w:sz w:val="24"/>
          <w:szCs w:val="24"/>
        </w:rPr>
        <w:t xml:space="preserve">interface </w:t>
      </w:r>
      <w:r>
        <w:rPr>
          <w:rFonts w:ascii="Times New Roman" w:hAnsi="Times New Roman" w:eastAsia="Times New Roman" w:cs="Times New Roman"/>
          <w:sz w:val="24"/>
          <w:szCs w:val="24"/>
        </w:rPr>
        <w:t>fossem apontadas e fluxos de tarefas revistos, como por exemplo ao cadastrar uma ficha, já abrir a tela de detalhamento da mesma. A seguir, está a figura dos protótipos do de venda.</w:t>
      </w:r>
    </w:p>
    <w:p w:rsidR="00583051" w:rsidP="000F4F5E" w:rsidRDefault="007B76CE" w14:paraId="00000297" w14:textId="227A9EC8">
      <w:pPr>
        <w:spacing w:line="240" w:lineRule="auto"/>
        <w:ind w:firstLine="567"/>
        <w:rPr>
          <w:rFonts w:ascii="Times New Roman" w:hAnsi="Times New Roman" w:eastAsia="Times New Roman" w:cs="Times New Roman"/>
          <w:b/>
          <w:sz w:val="24"/>
          <w:szCs w:val="24"/>
        </w:rPr>
      </w:pPr>
      <w:r>
        <w:rPr>
          <w:sz w:val="24"/>
          <w:szCs w:val="24"/>
        </w:rPr>
        <w:tab/>
      </w:r>
      <w:r>
        <w:rPr>
          <w:sz w:val="24"/>
          <w:szCs w:val="24"/>
        </w:rPr>
        <w:tab/>
      </w:r>
      <w:r>
        <w:rPr>
          <w:sz w:val="24"/>
          <w:szCs w:val="24"/>
        </w:rPr>
        <w:tab/>
      </w:r>
    </w:p>
    <w:p w:rsidR="00A8625E" w:rsidP="008B26FD" w:rsidRDefault="00A8625E" w14:paraId="697BE78D" w14:textId="77777777">
      <w:pPr>
        <w:pStyle w:val="figuras"/>
      </w:pPr>
    </w:p>
    <w:p w:rsidR="00A8625E" w:rsidP="008B26FD" w:rsidRDefault="00A8625E" w14:paraId="27123EC3" w14:textId="77777777">
      <w:pPr>
        <w:pStyle w:val="figuras"/>
      </w:pPr>
    </w:p>
    <w:p w:rsidR="00A8625E" w:rsidP="008B26FD" w:rsidRDefault="00A8625E" w14:paraId="1BC48476" w14:textId="77777777">
      <w:pPr>
        <w:pStyle w:val="figuras"/>
      </w:pPr>
    </w:p>
    <w:p w:rsidR="00A8625E" w:rsidP="008B26FD" w:rsidRDefault="00A8625E" w14:paraId="55A05FF4" w14:textId="77777777">
      <w:pPr>
        <w:pStyle w:val="figuras"/>
      </w:pPr>
    </w:p>
    <w:p w:rsidR="00A8625E" w:rsidP="008B26FD" w:rsidRDefault="00A8625E" w14:paraId="56A81927" w14:textId="77777777">
      <w:pPr>
        <w:pStyle w:val="figuras"/>
      </w:pPr>
    </w:p>
    <w:p w:rsidR="00A8625E" w:rsidP="008B26FD" w:rsidRDefault="00A8625E" w14:paraId="0415F97F" w14:textId="77777777">
      <w:pPr>
        <w:pStyle w:val="figuras"/>
      </w:pPr>
    </w:p>
    <w:p w:rsidR="008B26FD" w:rsidP="00AC7104" w:rsidRDefault="008B26FD" w14:paraId="75551358" w14:textId="6F47CF1C">
      <w:pPr>
        <w:pStyle w:val="figuras"/>
        <w:ind w:firstLine="0"/>
      </w:pPr>
      <w:bookmarkStart w:name="_Toc43239483" w:id="144"/>
      <w:r>
        <w:lastRenderedPageBreak/>
        <w:t xml:space="preserve">Figura </w:t>
      </w:r>
      <w:r>
        <w:fldChar w:fldCharType="begin"/>
      </w:r>
      <w:r>
        <w:instrText> SEQ Figura \* ARABIC </w:instrText>
      </w:r>
      <w:r>
        <w:fldChar w:fldCharType="separate"/>
      </w:r>
      <w:r w:rsidR="009549CC">
        <w:rPr>
          <w:noProof/>
        </w:rPr>
        <w:t>12</w:t>
      </w:r>
      <w:r>
        <w:fldChar w:fldCharType="end"/>
      </w:r>
      <w:r>
        <w:t xml:space="preserve"> </w:t>
      </w:r>
      <w:r w:rsidRPr="0022173C">
        <w:t>- Prototipação do fluxo de entrada no aplicativo</w:t>
      </w:r>
      <w:bookmarkEnd w:id="144"/>
    </w:p>
    <w:p w:rsidR="00583051" w:rsidP="00AC7104" w:rsidRDefault="007B76CE" w14:paraId="00000298"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343C13C3" wp14:editId="7FCEFFE5">
            <wp:extent cx="5400000" cy="4320000"/>
            <wp:effectExtent l="12700" t="12700" r="12700" b="12700"/>
            <wp:docPr id="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400000" cy="4320000"/>
                    </a:xfrm>
                    <a:prstGeom prst="rect">
                      <a:avLst/>
                    </a:prstGeom>
                    <a:ln w="12700">
                      <a:solidFill>
                        <a:srgbClr val="000000"/>
                      </a:solidFill>
                      <a:prstDash val="solid"/>
                    </a:ln>
                  </pic:spPr>
                </pic:pic>
              </a:graphicData>
            </a:graphic>
          </wp:inline>
        </w:drawing>
      </w:r>
    </w:p>
    <w:p w:rsidR="00583051" w:rsidP="00AC7104" w:rsidRDefault="007B76CE" w14:paraId="00000299" w14:textId="77777777">
      <w:pPr>
        <w:pStyle w:val="figuras"/>
        <w:ind w:firstLine="0"/>
      </w:pPr>
      <w:r>
        <w:t>Fonte: Elaborado pelo autor</w:t>
      </w:r>
    </w:p>
    <w:p w:rsidR="00583051" w:rsidP="00AC7104" w:rsidRDefault="00583051" w14:paraId="0000029A" w14:textId="77777777">
      <w:pPr>
        <w:spacing w:line="240" w:lineRule="auto"/>
        <w:jc w:val="center"/>
        <w:rPr>
          <w:rFonts w:ascii="Times New Roman" w:hAnsi="Times New Roman" w:eastAsia="Times New Roman" w:cs="Times New Roman"/>
          <w:b/>
          <w:sz w:val="24"/>
          <w:szCs w:val="24"/>
        </w:rPr>
      </w:pPr>
    </w:p>
    <w:p w:rsidR="00583051" w:rsidP="000F4F5E" w:rsidRDefault="007B76CE" w14:paraId="0000029B"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figura apresentada acima, os pontos possuem uma marcação de sequenciamento, visando mostrar o passo a passo da tarefa, sendo eles:</w:t>
      </w:r>
    </w:p>
    <w:p w:rsidRPr="000F4F5E" w:rsidR="00583051" w:rsidP="000F4F5E" w:rsidRDefault="007B76CE" w14:paraId="0000029C" w14:textId="47BEB421">
      <w:pPr>
        <w:pStyle w:val="ListParagraph"/>
        <w:numPr>
          <w:ilvl w:val="0"/>
          <w:numId w:val="21"/>
        </w:numPr>
        <w:spacing w:line="360" w:lineRule="auto"/>
        <w:ind w:left="567" w:hanging="567"/>
        <w:jc w:val="both"/>
        <w:rPr>
          <w:rFonts w:ascii="Times New Roman" w:hAnsi="Times New Roman" w:eastAsia="Times New Roman" w:cs="Times New Roman"/>
          <w:sz w:val="24"/>
          <w:szCs w:val="24"/>
        </w:rPr>
      </w:pPr>
      <w:r w:rsidRPr="000F4F5E">
        <w:rPr>
          <w:rFonts w:ascii="Times New Roman" w:hAnsi="Times New Roman" w:eastAsia="Times New Roman" w:cs="Times New Roman"/>
          <w:sz w:val="24"/>
          <w:szCs w:val="24"/>
        </w:rPr>
        <w:t>Pesquisa-se o crediário e seleciona-se o mesmo;</w:t>
      </w:r>
    </w:p>
    <w:p w:rsidR="00583051" w:rsidP="000F4F5E" w:rsidRDefault="007B76CE" w14:paraId="0000029D" w14:textId="77777777">
      <w:pPr>
        <w:numPr>
          <w:ilvl w:val="0"/>
          <w:numId w:val="2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tela de detalhe, clica-se em vender;</w:t>
      </w:r>
    </w:p>
    <w:p w:rsidR="00583051" w:rsidP="000F4F5E" w:rsidRDefault="007B76CE" w14:paraId="0000029E" w14:textId="77777777">
      <w:pPr>
        <w:numPr>
          <w:ilvl w:val="0"/>
          <w:numId w:val="21"/>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Informa-se os produtos da venda e seus detalhes como: descrição, valor,quantidade. Clica-se em finalizar para encerrar o fluxo.</w:t>
      </w:r>
    </w:p>
    <w:p w:rsidR="00583051" w:rsidP="00147180" w:rsidRDefault="007B76CE" w14:paraId="0000029F" w14:textId="77777777">
      <w:pPr>
        <w:pStyle w:val="titulo2"/>
        <w:numPr>
          <w:ilvl w:val="0"/>
          <w:numId w:val="0"/>
        </w:numPr>
        <w:ind w:left="426" w:hanging="426"/>
        <w:rPr>
          <w:b/>
        </w:rPr>
      </w:pPr>
      <w:bookmarkStart w:name="_heading=h.2nusc19" w:colFirst="0" w:colLast="0" w:id="145"/>
      <w:bookmarkStart w:name="_Toc43239433" w:id="146"/>
      <w:bookmarkEnd w:id="145"/>
      <w:r>
        <w:rPr>
          <w:b/>
        </w:rPr>
        <w:t>4.3 Projeto de Software</w:t>
      </w:r>
      <w:bookmarkEnd w:id="146"/>
    </w:p>
    <w:p w:rsidR="00583051" w:rsidRDefault="00583051" w14:paraId="000002A0" w14:textId="77777777"/>
    <w:p w:rsidR="00583051" w:rsidP="000F4F5E" w:rsidRDefault="007B76CE" w14:paraId="000002A1" w14:textId="23F9984C">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código fonte da ferramenta foi desenvolvido em dois repositórios distintos, sendo o primeiro para a aplicação instalada no celular e o segundo para o desenvolvimento da aplicação que ficará no servidor atendendo requisições HTTP.</w:t>
      </w:r>
    </w:p>
    <w:p w:rsidR="00583051" w:rsidP="000F4F5E" w:rsidRDefault="007B76CE" w14:paraId="000002A2" w14:textId="39545874">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Caso queira, o leitor pode acessar tais repositórios nos links abaixo, visto que estão disponibilizados publicamente.</w:t>
      </w:r>
    </w:p>
    <w:p w:rsidR="00583051" w:rsidRDefault="00583051" w14:paraId="000002A3" w14:textId="77777777">
      <w:pPr>
        <w:spacing w:line="360" w:lineRule="auto"/>
        <w:jc w:val="both"/>
        <w:rPr>
          <w:rFonts w:ascii="Times New Roman" w:hAnsi="Times New Roman" w:eastAsia="Times New Roman" w:cs="Times New Roman"/>
          <w:sz w:val="24"/>
          <w:szCs w:val="24"/>
        </w:rPr>
      </w:pPr>
    </w:p>
    <w:p w:rsidR="00583051" w:rsidRDefault="007B76CE" w14:paraId="000002A4" w14:textId="77777777">
      <w:pPr>
        <w:spacing w:line="360" w:lineRule="auto"/>
        <w:jc w:val="both"/>
        <w:rPr>
          <w:rFonts w:ascii="Times New Roman" w:hAnsi="Times New Roman" w:eastAsia="Times New Roman" w:cs="Times New Roman"/>
          <w:i/>
          <w:sz w:val="24"/>
          <w:szCs w:val="24"/>
        </w:rPr>
      </w:pPr>
      <w:r>
        <w:rPr>
          <w:rFonts w:ascii="Times New Roman" w:hAnsi="Times New Roman" w:eastAsia="Times New Roman" w:cs="Times New Roman"/>
          <w:sz w:val="24"/>
          <w:szCs w:val="24"/>
        </w:rPr>
        <w:lastRenderedPageBreak/>
        <w:t xml:space="preserve">Repositório aplicativo: </w:t>
      </w:r>
      <w:r>
        <w:rPr>
          <w:rFonts w:ascii="Times New Roman" w:hAnsi="Times New Roman" w:eastAsia="Times New Roman" w:cs="Times New Roman"/>
          <w:i/>
          <w:sz w:val="24"/>
          <w:szCs w:val="24"/>
        </w:rPr>
        <w:t>https://github.com/MatheusMinguiniPostGraduation/storeRecordApp</w:t>
      </w:r>
    </w:p>
    <w:p w:rsidR="00583051" w:rsidRDefault="007B76CE" w14:paraId="000002A5"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Repositório aplicação: </w:t>
      </w:r>
      <w:r>
        <w:rPr>
          <w:rFonts w:ascii="Times New Roman" w:hAnsi="Times New Roman" w:eastAsia="Times New Roman" w:cs="Times New Roman"/>
          <w:i/>
          <w:sz w:val="24"/>
          <w:szCs w:val="24"/>
        </w:rPr>
        <w:t>https://github.com/MatheusMinguiniPostGraduation/storeRecord.git</w:t>
      </w:r>
    </w:p>
    <w:p w:rsidR="00583051" w:rsidP="000F4F5E" w:rsidRDefault="007B76CE" w14:paraId="000002A6"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Nos capítulos a seguir, explica-se qual o modelo de arquitetura escolhido, o porquê dessa escolha, bem como as camadas que juntamente com as suas respectivas tecnologias compõem a aplicação desenvolvida. Ao final, na seção 4.4 mostra-se e explica-se a lógica de negócio dos fluxos do </w:t>
      </w:r>
      <w:r>
        <w:rPr>
          <w:rFonts w:ascii="Times New Roman" w:hAnsi="Times New Roman" w:eastAsia="Times New Roman" w:cs="Times New Roman"/>
          <w:i/>
          <w:sz w:val="24"/>
          <w:szCs w:val="24"/>
        </w:rPr>
        <w:t>app</w:t>
      </w:r>
      <w:r>
        <w:rPr>
          <w:rFonts w:ascii="Times New Roman" w:hAnsi="Times New Roman" w:eastAsia="Times New Roman" w:cs="Times New Roman"/>
          <w:sz w:val="24"/>
          <w:szCs w:val="24"/>
        </w:rPr>
        <w:t>.</w:t>
      </w:r>
    </w:p>
    <w:p w:rsidR="00583051" w:rsidP="00147180" w:rsidRDefault="007B76CE" w14:paraId="000002A7" w14:textId="77777777">
      <w:pPr>
        <w:pStyle w:val="titulo3"/>
      </w:pPr>
      <w:bookmarkStart w:name="_heading=h.1302m92" w:colFirst="0" w:colLast="0" w:id="147"/>
      <w:bookmarkStart w:name="_Toc43239434" w:id="148"/>
      <w:bookmarkEnd w:id="147"/>
      <w:r>
        <w:t xml:space="preserve">4.3.1 Arquitetura e design do </w:t>
      </w:r>
      <w:r>
        <w:rPr>
          <w:i/>
        </w:rPr>
        <w:t>Software</w:t>
      </w:r>
      <w:bookmarkEnd w:id="148"/>
    </w:p>
    <w:p w:rsidR="00583051" w:rsidP="000F4F5E" w:rsidRDefault="007B76CE" w14:paraId="000002A8"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Desenhar sistemas é uma tarefa difícil. E, ainda fazer com que sejam escaláveis e performáticos, mantendo uma alta qualidade interna e externa, é um desafio (SILVEIRA, </w:t>
      </w:r>
      <w:r>
        <w:rPr>
          <w:rFonts w:ascii="Times New Roman" w:hAnsi="Times New Roman" w:eastAsia="Times New Roman" w:cs="Times New Roman"/>
          <w:color w:val="2B2524"/>
          <w:sz w:val="24"/>
          <w:szCs w:val="24"/>
          <w:highlight w:val="white"/>
        </w:rPr>
        <w:t>et al.,</w:t>
      </w:r>
      <w:r>
        <w:rPr>
          <w:rFonts w:ascii="Times New Roman" w:hAnsi="Times New Roman" w:eastAsia="Times New Roman" w:cs="Times New Roman"/>
          <w:sz w:val="24"/>
          <w:szCs w:val="24"/>
        </w:rPr>
        <w:t xml:space="preserve"> 2011). O autor ainda pontua que a arquitetura pode ser definida como uma possível interpretação da implementação do sistema. Sendo a análise de como diferentes partes dos sistemas afetam-se entre si.</w:t>
      </w:r>
    </w:p>
    <w:p w:rsidR="00583051" w:rsidP="000F4F5E" w:rsidRDefault="007B76CE" w14:paraId="000002A9"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Segundo Fowler (</w:t>
      </w:r>
      <w:r>
        <w:rPr>
          <w:rFonts w:ascii="Times New Roman" w:hAnsi="Times New Roman" w:eastAsia="Times New Roman" w:cs="Times New Roman"/>
          <w:color w:val="111111"/>
          <w:sz w:val="24"/>
          <w:szCs w:val="24"/>
        </w:rPr>
        <w:t>2003</w:t>
      </w:r>
      <w:r>
        <w:rPr>
          <w:rFonts w:ascii="Times New Roman" w:hAnsi="Times New Roman" w:eastAsia="Times New Roman" w:cs="Times New Roman"/>
          <w:sz w:val="24"/>
          <w:szCs w:val="24"/>
        </w:rPr>
        <w:t>),  uma boa arquitetura ajuda no crescimento e futura modificação da aplicação, diminuindo o custo de manutenção a longo prazo.</w:t>
      </w:r>
    </w:p>
    <w:p w:rsidR="00583051" w:rsidP="000F4F5E" w:rsidRDefault="007B76CE" w14:paraId="000002AA"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Pensando nisso, com a definição do escopo da ferramenta tendo como base pesquisas com usuário potenciais (terceiro capítulo), o próximo passo foi a escolha da arquitetura do modelo de software. Para tanto, o primeiro passo desta etapa foi a modelagem das entidades de negócio (</w:t>
      </w:r>
      <w:r>
        <w:rPr>
          <w:rFonts w:ascii="Times New Roman" w:hAnsi="Times New Roman" w:eastAsia="Times New Roman" w:cs="Times New Roman"/>
          <w:i/>
          <w:sz w:val="24"/>
          <w:szCs w:val="24"/>
        </w:rPr>
        <w:t>Beans</w:t>
      </w:r>
      <w:r>
        <w:rPr>
          <w:rFonts w:ascii="Times New Roman" w:hAnsi="Times New Roman" w:eastAsia="Times New Roman" w:cs="Times New Roman"/>
          <w:sz w:val="24"/>
          <w:szCs w:val="24"/>
        </w:rPr>
        <w:t xml:space="preserve">) utilizando um modelo de diagrama de entidade e relacionamento, tal diagrama pode ser visto no anexo B. </w:t>
      </w:r>
    </w:p>
    <w:p w:rsidR="00583051" w:rsidP="000F4F5E" w:rsidRDefault="007B76CE" w14:paraId="000002AB"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 o entendimento e visualização do domínio estrutural da aplicação, optou-se pelo desenvolvimento de dois sistemas com escopos bem definidos, sendo um projeto para o aplicativo instalável no dispositivo do usuário e o outro, um serviço exposto na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seguindo o modelo SOA (</w:t>
      </w:r>
      <w:r>
        <w:rPr>
          <w:rFonts w:ascii="Times New Roman" w:hAnsi="Times New Roman" w:eastAsia="Times New Roman" w:cs="Times New Roman"/>
          <w:i/>
          <w:sz w:val="24"/>
          <w:szCs w:val="24"/>
        </w:rPr>
        <w:t>Service-oriented architecture</w:t>
      </w:r>
      <w:r>
        <w:rPr>
          <w:rFonts w:ascii="Times New Roman" w:hAnsi="Times New Roman" w:eastAsia="Times New Roman" w:cs="Times New Roman"/>
          <w:sz w:val="24"/>
          <w:szCs w:val="24"/>
        </w:rPr>
        <w:t xml:space="preserve">). </w:t>
      </w:r>
    </w:p>
    <w:p w:rsidR="00583051" w:rsidP="000F4F5E" w:rsidRDefault="007B76CE" w14:paraId="000002AC" w14:textId="77777777">
      <w:pPr>
        <w:spacing w:line="360" w:lineRule="auto"/>
        <w:ind w:firstLine="567"/>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rPr>
        <w:t xml:space="preserve">Segundo Saudate (2014), SOA é um conceito, não uma tecnologia. O modelo define diretrizes para o desenvolvimento de sistemas com funcionalidades expostas na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a fim de integrar sistemas com domínios diferentes, o que implica em  reutilização de lógica de negócio e desacoplamento de linguagens de programação.</w:t>
      </w:r>
    </w:p>
    <w:p w:rsidR="00583051" w:rsidP="000F4F5E" w:rsidRDefault="00583051" w14:paraId="000002AD" w14:textId="77777777">
      <w:pPr>
        <w:spacing w:line="360" w:lineRule="auto"/>
        <w:ind w:firstLine="567"/>
        <w:jc w:val="both"/>
        <w:rPr>
          <w:rFonts w:ascii="Times New Roman" w:hAnsi="Times New Roman" w:eastAsia="Times New Roman" w:cs="Times New Roman"/>
          <w:sz w:val="24"/>
          <w:szCs w:val="24"/>
          <w:highlight w:val="white"/>
        </w:rPr>
      </w:pPr>
    </w:p>
    <w:p w:rsidR="00BF1909" w:rsidP="000F4F5E" w:rsidRDefault="00BF1909" w14:paraId="08305C34" w14:textId="77777777">
      <w:pPr>
        <w:pStyle w:val="figuras"/>
        <w:ind w:firstLine="567"/>
      </w:pPr>
    </w:p>
    <w:p w:rsidR="00BF1909" w:rsidP="000F4F5E" w:rsidRDefault="00BF1909" w14:paraId="4161729D" w14:textId="77777777">
      <w:pPr>
        <w:pStyle w:val="figuras"/>
        <w:ind w:firstLine="567"/>
      </w:pPr>
    </w:p>
    <w:p w:rsidR="00BF1909" w:rsidP="007B2EAF" w:rsidRDefault="00BF1909" w14:paraId="3400F1A6" w14:textId="712C04E6">
      <w:pPr>
        <w:pStyle w:val="figuras"/>
      </w:pPr>
    </w:p>
    <w:p w:rsidR="002D221B" w:rsidP="007B2EAF" w:rsidRDefault="002D221B" w14:paraId="40C4DB6C" w14:textId="5B229F6A">
      <w:pPr>
        <w:pStyle w:val="figuras"/>
      </w:pPr>
    </w:p>
    <w:p w:rsidR="002D221B" w:rsidP="007B2EAF" w:rsidRDefault="002D221B" w14:paraId="5A4A95E6" w14:textId="77777777">
      <w:pPr>
        <w:pStyle w:val="figuras"/>
      </w:pPr>
    </w:p>
    <w:p w:rsidR="00BF1909" w:rsidP="007B2EAF" w:rsidRDefault="00BF1909" w14:paraId="66553063" w14:textId="77777777">
      <w:pPr>
        <w:pStyle w:val="figuras"/>
      </w:pPr>
    </w:p>
    <w:p w:rsidR="007B2EAF" w:rsidP="00AC7104" w:rsidRDefault="007B2EAF" w14:paraId="2BF1A107" w14:textId="0E605663">
      <w:pPr>
        <w:pStyle w:val="figuras"/>
        <w:ind w:firstLine="0"/>
      </w:pPr>
      <w:bookmarkStart w:name="_Toc43239484" w:id="149"/>
      <w:r>
        <w:lastRenderedPageBreak/>
        <w:t xml:space="preserve">Figura </w:t>
      </w:r>
      <w:r>
        <w:fldChar w:fldCharType="begin"/>
      </w:r>
      <w:r>
        <w:instrText> SEQ Figura \* ARABIC </w:instrText>
      </w:r>
      <w:r>
        <w:fldChar w:fldCharType="separate"/>
      </w:r>
      <w:r w:rsidR="009549CC">
        <w:rPr>
          <w:noProof/>
        </w:rPr>
        <w:t>13</w:t>
      </w:r>
      <w:r>
        <w:fldChar w:fldCharType="end"/>
      </w:r>
      <w:r>
        <w:t xml:space="preserve"> </w:t>
      </w:r>
      <w:r w:rsidRPr="00E20510">
        <w:t>- Escopo sistêmico da aplicação</w:t>
      </w:r>
      <w:bookmarkEnd w:id="149"/>
    </w:p>
    <w:p w:rsidR="00583051" w:rsidP="00AC7104" w:rsidRDefault="007B76CE" w14:paraId="000002AF"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433BEF26" wp14:editId="6D52617D">
            <wp:extent cx="4500000" cy="3600000"/>
            <wp:effectExtent l="12700" t="12700" r="12700" b="12700"/>
            <wp:docPr id="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4500000" cy="3600000"/>
                    </a:xfrm>
                    <a:prstGeom prst="rect">
                      <a:avLst/>
                    </a:prstGeom>
                    <a:ln w="12700">
                      <a:solidFill>
                        <a:srgbClr val="000000"/>
                      </a:solidFill>
                      <a:prstDash val="solid"/>
                    </a:ln>
                  </pic:spPr>
                </pic:pic>
              </a:graphicData>
            </a:graphic>
          </wp:inline>
        </w:drawing>
      </w:r>
    </w:p>
    <w:p w:rsidR="00583051" w:rsidP="00AC7104" w:rsidRDefault="007B76CE" w14:paraId="000002B0" w14:textId="77777777">
      <w:pPr>
        <w:pStyle w:val="figuras"/>
        <w:ind w:firstLine="0"/>
      </w:pPr>
      <w:r>
        <w:t>Fonte: Elaborado pelo autor.</w:t>
      </w:r>
    </w:p>
    <w:p w:rsidR="00583051" w:rsidRDefault="00583051" w14:paraId="000002B1" w14:textId="77777777">
      <w:pPr>
        <w:ind w:firstLine="720"/>
        <w:jc w:val="center"/>
        <w:rPr>
          <w:sz w:val="20"/>
          <w:szCs w:val="20"/>
        </w:rPr>
      </w:pPr>
    </w:p>
    <w:p w:rsidR="00583051" w:rsidP="000F4F5E" w:rsidRDefault="007B76CE" w14:paraId="000002B2"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Em suma, a aplicação instalada no dispositivo do usuário não persiste dados localmente, mas consome dados em um serviço </w:t>
      </w:r>
      <w:r>
        <w:rPr>
          <w:rFonts w:ascii="Times New Roman" w:hAnsi="Times New Roman" w:eastAsia="Times New Roman" w:cs="Times New Roman"/>
          <w:i/>
          <w:sz w:val="24"/>
          <w:szCs w:val="24"/>
        </w:rPr>
        <w:t xml:space="preserve">web </w:t>
      </w:r>
      <w:r>
        <w:rPr>
          <w:rFonts w:ascii="Times New Roman" w:hAnsi="Times New Roman" w:eastAsia="Times New Roman" w:cs="Times New Roman"/>
          <w:sz w:val="24"/>
          <w:szCs w:val="24"/>
        </w:rPr>
        <w:t>através de requisições HTTP (seção 2.2.2.1). Tal serviço foi construído utilizando-se do padrão arquitetural REST (seção 2.2.3.4). A seguir, apresenta-se as camadas de arquitetura da ferramenta construída do lado do servidor.</w:t>
      </w:r>
    </w:p>
    <w:p w:rsidR="00583051" w:rsidP="00147180" w:rsidRDefault="007B76CE" w14:paraId="000002B3" w14:textId="77777777">
      <w:pPr>
        <w:pStyle w:val="titulo3"/>
      </w:pPr>
      <w:bookmarkStart w:name="_heading=h.3mzq4wv" w:colFirst="0" w:colLast="0" w:id="150"/>
      <w:bookmarkStart w:name="_Toc43239435" w:id="151"/>
      <w:bookmarkEnd w:id="150"/>
      <w:r>
        <w:t xml:space="preserve">4.3.2 Camadas da aplicação </w:t>
      </w:r>
      <w:r>
        <w:rPr>
          <w:i/>
        </w:rPr>
        <w:t>Backend</w:t>
      </w:r>
      <w:bookmarkEnd w:id="151"/>
    </w:p>
    <w:p w:rsidR="00583051" w:rsidRDefault="007B76CE" w14:paraId="000002B4"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highlight w:val="white"/>
        </w:rPr>
        <w:t>Silveira et al. (2012)</w:t>
      </w:r>
      <w:r>
        <w:rPr>
          <w:rFonts w:ascii="Times New Roman" w:hAnsi="Times New Roman" w:eastAsia="Times New Roman" w:cs="Times New Roman"/>
          <w:sz w:val="24"/>
          <w:szCs w:val="24"/>
        </w:rPr>
        <w:t xml:space="preserve"> explica que ao referir-se a </w:t>
      </w:r>
      <w:r>
        <w:rPr>
          <w:rFonts w:ascii="Times New Roman" w:hAnsi="Times New Roman" w:eastAsia="Times New Roman" w:cs="Times New Roman"/>
          <w:i/>
          <w:sz w:val="24"/>
          <w:szCs w:val="24"/>
        </w:rPr>
        <w:t>layer</w:t>
      </w:r>
      <w:r>
        <w:rPr>
          <w:rFonts w:ascii="Times New Roman" w:hAnsi="Times New Roman" w:eastAsia="Times New Roman" w:cs="Times New Roman"/>
          <w:sz w:val="24"/>
          <w:szCs w:val="24"/>
        </w:rPr>
        <w:t>, normalmente pensa-se em separações lógicas, isto é, em como organizar o código da aplicação de maneira a diminuir o acoplamento e facilitar mudanças.</w:t>
      </w:r>
    </w:p>
    <w:p w:rsidR="00583051" w:rsidRDefault="007B76CE" w14:paraId="000002B5"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Abaixo, na figura 14, pode ser verificado visualmente como a aplicação está construída. A seguir, o presente trabalho aborda as camadas unitariamente.</w:t>
      </w:r>
    </w:p>
    <w:p w:rsidR="008C1101" w:rsidP="00C04CE4" w:rsidRDefault="008C1101" w14:paraId="70A1D25B" w14:textId="77777777">
      <w:pPr>
        <w:pStyle w:val="figuras"/>
      </w:pPr>
    </w:p>
    <w:p w:rsidR="008C1101" w:rsidP="00C04CE4" w:rsidRDefault="008C1101" w14:paraId="7BFFC13D" w14:textId="77777777">
      <w:pPr>
        <w:pStyle w:val="figuras"/>
      </w:pPr>
    </w:p>
    <w:p w:rsidR="008C1101" w:rsidP="00C04CE4" w:rsidRDefault="008C1101" w14:paraId="69532CBD" w14:textId="77777777">
      <w:pPr>
        <w:pStyle w:val="figuras"/>
      </w:pPr>
    </w:p>
    <w:p w:rsidR="008C1101" w:rsidP="00C04CE4" w:rsidRDefault="008C1101" w14:paraId="04F61633" w14:textId="77777777">
      <w:pPr>
        <w:pStyle w:val="figuras"/>
      </w:pPr>
    </w:p>
    <w:p w:rsidR="008C1101" w:rsidP="00C04CE4" w:rsidRDefault="008C1101" w14:paraId="74499248" w14:textId="77777777">
      <w:pPr>
        <w:pStyle w:val="figuras"/>
      </w:pPr>
    </w:p>
    <w:p w:rsidR="008C1101" w:rsidP="00C04CE4" w:rsidRDefault="008C1101" w14:paraId="0690A773" w14:textId="77777777">
      <w:pPr>
        <w:pStyle w:val="figuras"/>
      </w:pPr>
    </w:p>
    <w:p w:rsidR="008C1101" w:rsidP="00C04CE4" w:rsidRDefault="008C1101" w14:paraId="72909E4F" w14:textId="77777777">
      <w:pPr>
        <w:pStyle w:val="figuras"/>
      </w:pPr>
    </w:p>
    <w:p w:rsidR="008C1101" w:rsidP="00C04CE4" w:rsidRDefault="008C1101" w14:paraId="3A681B7B" w14:textId="77777777">
      <w:pPr>
        <w:pStyle w:val="figuras"/>
      </w:pPr>
    </w:p>
    <w:p w:rsidR="00C04CE4" w:rsidP="00AC7104" w:rsidRDefault="00C04CE4" w14:paraId="3B8FCA6A" w14:textId="474CE359">
      <w:pPr>
        <w:pStyle w:val="figuras"/>
        <w:ind w:firstLine="0"/>
      </w:pPr>
      <w:bookmarkStart w:name="_Toc43239485" w:id="152"/>
      <w:r>
        <w:lastRenderedPageBreak/>
        <w:t xml:space="preserve">Figura </w:t>
      </w:r>
      <w:r>
        <w:fldChar w:fldCharType="begin"/>
      </w:r>
      <w:r>
        <w:instrText> SEQ Figura \* ARABIC </w:instrText>
      </w:r>
      <w:r>
        <w:fldChar w:fldCharType="separate"/>
      </w:r>
      <w:r w:rsidR="009549CC">
        <w:rPr>
          <w:noProof/>
        </w:rPr>
        <w:t>14</w:t>
      </w:r>
      <w:r>
        <w:fldChar w:fldCharType="end"/>
      </w:r>
      <w:r>
        <w:t xml:space="preserve"> </w:t>
      </w:r>
      <w:r w:rsidRPr="00AD2F5B">
        <w:t>- Camadas da arquitetura do serviço web</w:t>
      </w:r>
      <w:bookmarkEnd w:id="152"/>
    </w:p>
    <w:p w:rsidR="00583051" w:rsidP="00AC7104" w:rsidRDefault="007B76CE" w14:paraId="000002B8"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0C72ECB4" wp14:editId="2FEF6545">
            <wp:extent cx="5400000" cy="4320000"/>
            <wp:effectExtent l="12700" t="12700" r="12700" b="12700"/>
            <wp:docPr id="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400000" cy="4320000"/>
                    </a:xfrm>
                    <a:prstGeom prst="rect">
                      <a:avLst/>
                    </a:prstGeom>
                    <a:ln w="12700">
                      <a:solidFill>
                        <a:srgbClr val="000000"/>
                      </a:solidFill>
                      <a:prstDash val="solid"/>
                    </a:ln>
                  </pic:spPr>
                </pic:pic>
              </a:graphicData>
            </a:graphic>
          </wp:inline>
        </w:drawing>
      </w:r>
    </w:p>
    <w:p w:rsidR="00583051" w:rsidP="00AC7104" w:rsidRDefault="007B76CE" w14:paraId="000002B9" w14:textId="77777777">
      <w:pPr>
        <w:pStyle w:val="figuras"/>
        <w:ind w:firstLine="0"/>
      </w:pPr>
      <w:r>
        <w:t>Fonte: Elaborado pelo autor.</w:t>
      </w:r>
    </w:p>
    <w:p w:rsidR="00583051" w:rsidRDefault="00583051" w14:paraId="000002BA" w14:textId="77777777">
      <w:pPr>
        <w:rPr>
          <w:sz w:val="20"/>
          <w:szCs w:val="20"/>
        </w:rPr>
      </w:pPr>
    </w:p>
    <w:p w:rsidR="00583051" w:rsidP="00147180" w:rsidRDefault="007B76CE" w14:paraId="000002BB" w14:textId="77777777">
      <w:pPr>
        <w:pStyle w:val="titulo4"/>
      </w:pPr>
      <w:bookmarkStart w:name="_heading=h.2250f4o" w:colFirst="0" w:colLast="0" w:id="153"/>
      <w:bookmarkStart w:name="_Toc43239436" w:id="154"/>
      <w:bookmarkEnd w:id="153"/>
      <w:r>
        <w:t>4.3.2.1 Camada de controle</w:t>
      </w:r>
      <w:bookmarkEnd w:id="154"/>
    </w:p>
    <w:p w:rsidR="00583051" w:rsidRDefault="007B76CE" w14:paraId="000002BC"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 xml:space="preserve">A camada de controle é responsável por expor os endereços que podem ser acessados bem como o verbo HTTP que irá permitir o acesso do mesmo. Nessa camada, mapeia-se o recurso bem como os dados passados para o mesmo. </w:t>
      </w:r>
    </w:p>
    <w:p w:rsidR="00583051" w:rsidRDefault="007B76CE" w14:paraId="000002BD"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Visto que é a porta de entrada, é a partir da camada de controle que as demais camadas são acessadas. </w:t>
      </w:r>
    </w:p>
    <w:p w:rsidR="00583051" w:rsidP="00147180" w:rsidRDefault="007B76CE" w14:paraId="000002BE" w14:textId="77777777">
      <w:pPr>
        <w:pStyle w:val="titulo4"/>
      </w:pPr>
      <w:bookmarkStart w:name="_heading=h.haapch" w:colFirst="0" w:colLast="0" w:id="155"/>
      <w:bookmarkStart w:name="_Toc43239437" w:id="156"/>
      <w:bookmarkEnd w:id="155"/>
      <w:r>
        <w:t>4.3.2.2 Camada de serviço</w:t>
      </w:r>
      <w:bookmarkEnd w:id="156"/>
    </w:p>
    <w:p w:rsidR="00583051" w:rsidRDefault="007B76CE" w14:paraId="000002BF"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camada de serviço é a responsável por toda a lógica negocial, a mesma é a única com acesso a camada de persistência de dados justamente por possuir a </w:t>
      </w:r>
      <w:r>
        <w:rPr>
          <w:rFonts w:ascii="Times New Roman" w:hAnsi="Times New Roman" w:eastAsia="Times New Roman" w:cs="Times New Roman"/>
          <w:i/>
          <w:sz w:val="24"/>
          <w:szCs w:val="24"/>
        </w:rPr>
        <w:t xml:space="preserve">expertise </w:t>
      </w:r>
      <w:r>
        <w:rPr>
          <w:rFonts w:ascii="Times New Roman" w:hAnsi="Times New Roman" w:eastAsia="Times New Roman" w:cs="Times New Roman"/>
          <w:sz w:val="24"/>
          <w:szCs w:val="24"/>
        </w:rPr>
        <w:t>necessária das regras e especificações das atividades do nicho de mercado do aplicativo.</w:t>
      </w:r>
    </w:p>
    <w:p w:rsidR="00583051" w:rsidRDefault="007B76CE" w14:paraId="000002C0"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Apresenta-se, no anexo C, um exemplo de código da camada de serviço do fluxo de cadastro de crediário. Deve notar-se que antes de persistir a nova ficha, verifica-se se a </w:t>
      </w:r>
      <w:r>
        <w:rPr>
          <w:rFonts w:ascii="Times New Roman" w:hAnsi="Times New Roman" w:eastAsia="Times New Roman" w:cs="Times New Roman"/>
          <w:sz w:val="24"/>
          <w:szCs w:val="24"/>
        </w:rPr>
        <w:lastRenderedPageBreak/>
        <w:t>existência de uma ficha cujo cliente possua o mesmo nome, sobrenome e quando informado, CPF que está tentando-se cadastrar no momento.</w:t>
      </w:r>
    </w:p>
    <w:p w:rsidR="00583051" w:rsidP="00147180" w:rsidRDefault="007B76CE" w14:paraId="000002C1" w14:textId="77777777">
      <w:pPr>
        <w:pStyle w:val="titulo4"/>
      </w:pPr>
      <w:bookmarkStart w:name="_heading=h.319y80a" w:colFirst="0" w:colLast="0" w:id="157"/>
      <w:bookmarkStart w:name="_Toc43239438" w:id="158"/>
      <w:bookmarkEnd w:id="157"/>
      <w:r>
        <w:t>4.3.2.3 Camada de persistência</w:t>
      </w:r>
      <w:bookmarkEnd w:id="158"/>
    </w:p>
    <w:p w:rsidR="00583051" w:rsidRDefault="007B76CE" w14:paraId="000002C2"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camada de persistência fica responsável por conectar e executar comandos DML (</w:t>
      </w:r>
      <w:r>
        <w:rPr>
          <w:rFonts w:ascii="Times New Roman" w:hAnsi="Times New Roman" w:eastAsia="Times New Roman" w:cs="Times New Roman"/>
          <w:i/>
          <w:sz w:val="24"/>
          <w:szCs w:val="24"/>
        </w:rPr>
        <w:t>Data Manipulation Language</w:t>
      </w:r>
      <w:r>
        <w:rPr>
          <w:rFonts w:ascii="Times New Roman" w:hAnsi="Times New Roman" w:eastAsia="Times New Roman" w:cs="Times New Roman"/>
          <w:sz w:val="24"/>
          <w:szCs w:val="24"/>
        </w:rPr>
        <w:t xml:space="preserve">) no banco de dados MySQL, isto é: </w:t>
      </w:r>
      <w:r>
        <w:rPr>
          <w:rFonts w:ascii="Times New Roman" w:hAnsi="Times New Roman" w:eastAsia="Times New Roman" w:cs="Times New Roman"/>
          <w:i/>
          <w:sz w:val="24"/>
          <w:szCs w:val="24"/>
        </w:rPr>
        <w:t>SELECT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INSERT</w:t>
      </w: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UPDATE</w:t>
      </w:r>
      <w:r>
        <w:rPr>
          <w:rFonts w:ascii="Times New Roman" w:hAnsi="Times New Roman" w:eastAsia="Times New Roman" w:cs="Times New Roman"/>
          <w:sz w:val="24"/>
          <w:szCs w:val="24"/>
        </w:rPr>
        <w:t xml:space="preserve"> e </w:t>
      </w:r>
      <w:r>
        <w:rPr>
          <w:rFonts w:ascii="Times New Roman" w:hAnsi="Times New Roman" w:eastAsia="Times New Roman" w:cs="Times New Roman"/>
          <w:i/>
          <w:sz w:val="24"/>
          <w:szCs w:val="24"/>
        </w:rPr>
        <w:t>DELETE</w:t>
      </w:r>
      <w:r>
        <w:rPr>
          <w:rFonts w:ascii="Times New Roman" w:hAnsi="Times New Roman" w:eastAsia="Times New Roman" w:cs="Times New Roman"/>
          <w:sz w:val="24"/>
          <w:szCs w:val="24"/>
        </w:rPr>
        <w:t>. No anexo C apresenta-se um exemplo de uma consulta na camada de dados do crediário.</w:t>
      </w:r>
    </w:p>
    <w:p w:rsidR="00583051" w:rsidP="00147180" w:rsidRDefault="007B76CE" w14:paraId="000002C3" w14:textId="77777777">
      <w:pPr>
        <w:pStyle w:val="titulo3"/>
      </w:pPr>
      <w:bookmarkStart w:name="_heading=h.1gf8i83" w:colFirst="0" w:colLast="0" w:id="159"/>
      <w:bookmarkStart w:name="_Toc43239439" w:id="160"/>
      <w:bookmarkEnd w:id="159"/>
      <w:r>
        <w:t>4.3.3 Desenvolvimento do aplicativo</w:t>
      </w:r>
      <w:bookmarkEnd w:id="160"/>
    </w:p>
    <w:p w:rsidR="00583051" w:rsidP="00796A98" w:rsidRDefault="007B76CE" w14:paraId="000002C9" w14:textId="4CC393AF">
      <w:pPr>
        <w:spacing w:line="360" w:lineRule="auto"/>
        <w:ind w:firstLine="720"/>
        <w:jc w:val="both"/>
        <w:rPr>
          <w:sz w:val="24"/>
          <w:szCs w:val="24"/>
        </w:rPr>
      </w:pPr>
      <w:r>
        <w:rPr>
          <w:rFonts w:ascii="Times New Roman" w:hAnsi="Times New Roman" w:eastAsia="Times New Roman" w:cs="Times New Roman"/>
          <w:sz w:val="24"/>
          <w:szCs w:val="24"/>
        </w:rPr>
        <w:t xml:space="preserve">O aplicativo foi desenvolvido utilizando a tecnologia do Ionic, tanto o Ionic quanto às suas respectivas tecnologias foram explicadas no capítulo de Fundamentação Teórica - Seção 2 deste trabalho. O diagrama de camadas abaixo apresenta uma visualização clara de como funciona o </w:t>
      </w:r>
      <w:r>
        <w:rPr>
          <w:rFonts w:ascii="Times New Roman" w:hAnsi="Times New Roman" w:eastAsia="Times New Roman" w:cs="Times New Roman"/>
          <w:i/>
          <w:sz w:val="24"/>
          <w:szCs w:val="24"/>
        </w:rPr>
        <w:t xml:space="preserve">App, </w:t>
      </w:r>
      <w:r>
        <w:rPr>
          <w:rFonts w:ascii="Times New Roman" w:hAnsi="Times New Roman" w:eastAsia="Times New Roman" w:cs="Times New Roman"/>
          <w:sz w:val="24"/>
          <w:szCs w:val="24"/>
        </w:rPr>
        <w:t>bem como onde o agrupamento das tecnologias por ele utilizadas.</w:t>
      </w:r>
    </w:p>
    <w:p w:rsidR="00583051" w:rsidRDefault="00583051" w14:paraId="000002CA" w14:textId="77777777">
      <w:pPr>
        <w:jc w:val="both"/>
        <w:rPr>
          <w:sz w:val="24"/>
          <w:szCs w:val="24"/>
        </w:rPr>
      </w:pPr>
    </w:p>
    <w:p w:rsidR="00421038" w:rsidP="00421038" w:rsidRDefault="00421038" w14:paraId="76DD4438" w14:textId="7655682C">
      <w:pPr>
        <w:pStyle w:val="figuras"/>
      </w:pPr>
      <w:bookmarkStart w:name="_Toc43239486" w:id="161"/>
      <w:r>
        <w:t xml:space="preserve">Figura </w:t>
      </w:r>
      <w:r>
        <w:fldChar w:fldCharType="begin"/>
      </w:r>
      <w:r>
        <w:instrText> SEQ Figura \* ARABIC </w:instrText>
      </w:r>
      <w:r>
        <w:fldChar w:fldCharType="separate"/>
      </w:r>
      <w:r w:rsidR="009549CC">
        <w:rPr>
          <w:noProof/>
        </w:rPr>
        <w:t>15</w:t>
      </w:r>
      <w:r>
        <w:fldChar w:fldCharType="end"/>
      </w:r>
      <w:r>
        <w:t xml:space="preserve"> </w:t>
      </w:r>
      <w:r w:rsidRPr="00BB4505">
        <w:t>- Divisão de camadas do aplicativo.</w:t>
      </w:r>
      <w:bookmarkEnd w:id="161"/>
    </w:p>
    <w:p w:rsidR="00583051" w:rsidRDefault="007B76CE" w14:paraId="000002CC" w14:textId="77777777">
      <w:pPr>
        <w:spacing w:line="240" w:lineRule="auto"/>
        <w:ind w:firstLine="720"/>
        <w:jc w:val="center"/>
        <w:rPr>
          <w:rFonts w:ascii="Times New Roman" w:hAnsi="Times New Roman" w:eastAsia="Times New Roman" w:cs="Times New Roman"/>
          <w:b/>
          <w:sz w:val="24"/>
          <w:szCs w:val="24"/>
        </w:rPr>
      </w:pPr>
      <w:r>
        <w:rPr>
          <w:rFonts w:ascii="Times New Roman" w:hAnsi="Times New Roman" w:eastAsia="Times New Roman" w:cs="Times New Roman"/>
          <w:b/>
          <w:noProof/>
          <w:sz w:val="24"/>
          <w:szCs w:val="24"/>
        </w:rPr>
        <w:drawing>
          <wp:inline distT="114300" distB="114300" distL="114300" distR="114300" wp14:anchorId="0E0CE488" wp14:editId="1FA7EE6E">
            <wp:extent cx="4320000" cy="4320000"/>
            <wp:effectExtent l="12700" t="12700" r="12700" b="12700"/>
            <wp:docPr id="6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4320000" cy="4320000"/>
                    </a:xfrm>
                    <a:prstGeom prst="rect">
                      <a:avLst/>
                    </a:prstGeom>
                    <a:ln w="12700">
                      <a:solidFill>
                        <a:srgbClr val="000000"/>
                      </a:solidFill>
                      <a:prstDash val="solid"/>
                    </a:ln>
                  </pic:spPr>
                </pic:pic>
              </a:graphicData>
            </a:graphic>
          </wp:inline>
        </w:drawing>
      </w:r>
    </w:p>
    <w:p w:rsidR="00583051" w:rsidP="00421038" w:rsidRDefault="007B76CE" w14:paraId="000002CD" w14:textId="77777777">
      <w:pPr>
        <w:pStyle w:val="figuras"/>
      </w:pPr>
      <w:r>
        <w:t>Fonte: Elaborado pelo autor.</w:t>
      </w:r>
    </w:p>
    <w:p w:rsidR="00583051" w:rsidP="00147180" w:rsidRDefault="007B76CE" w14:paraId="000002CE" w14:textId="77777777">
      <w:pPr>
        <w:pStyle w:val="titulo2"/>
        <w:numPr>
          <w:ilvl w:val="0"/>
          <w:numId w:val="0"/>
        </w:numPr>
        <w:ind w:left="426" w:hanging="426"/>
      </w:pPr>
      <w:bookmarkStart w:name="_heading=h.40ew0vw" w:colFirst="0" w:colLast="0" w:id="162"/>
      <w:bookmarkStart w:name="_Toc43239440" w:id="163"/>
      <w:bookmarkEnd w:id="162"/>
      <w:r>
        <w:rPr>
          <w:b/>
        </w:rPr>
        <w:lastRenderedPageBreak/>
        <w:t>4.4 Apresentação do aplicativo</w:t>
      </w:r>
      <w:bookmarkEnd w:id="163"/>
    </w:p>
    <w:p w:rsidR="00583051" w:rsidRDefault="007B76CE" w14:paraId="000002CF"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Nesta seção serão explicados  os elementos de interação e funcionalidades da aplicação desenvolvida. </w:t>
      </w:r>
    </w:p>
    <w:p w:rsidR="00583051" w:rsidRDefault="007B76CE" w14:paraId="000002D0" w14:textId="77777777">
      <w:pPr>
        <w:spacing w:line="360" w:lineRule="auto"/>
        <w:ind w:firstLine="72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Todos os fluxos nessa seção explicados, possuem imagens da implementação das suas respectivas telas, tais imagens podem ser encontradas no anexo C.</w:t>
      </w:r>
    </w:p>
    <w:p w:rsidR="00583051" w:rsidP="00147180" w:rsidRDefault="007B76CE" w14:paraId="000002D1" w14:textId="77777777">
      <w:pPr>
        <w:pStyle w:val="titulo3"/>
      </w:pPr>
      <w:bookmarkStart w:name="_heading=h.2fk6b3p" w:colFirst="0" w:colLast="0" w:id="164"/>
      <w:bookmarkStart w:name="_Toc43239441" w:id="165"/>
      <w:bookmarkEnd w:id="164"/>
      <w:r>
        <w:t>4.4.1 Fluxo de autenticação</w:t>
      </w:r>
      <w:bookmarkEnd w:id="165"/>
    </w:p>
    <w:p w:rsidR="00583051" w:rsidRDefault="007B76CE" w14:paraId="000002D2"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 xml:space="preserve">Como forma de identificar e validar os usuários do aplicativo, foi escolhido o método de autenticação utilizando dois dados sensíveis: usuário e a senha. </w:t>
      </w:r>
    </w:p>
    <w:p w:rsidR="00583051" w:rsidRDefault="007B76CE" w14:paraId="000002D3"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Tais dados são cadastrados administrador sistêmico através de uma </w:t>
      </w:r>
      <w:r>
        <w:rPr>
          <w:rFonts w:ascii="Times New Roman" w:hAnsi="Times New Roman" w:eastAsia="Times New Roman" w:cs="Times New Roman"/>
          <w:i/>
          <w:sz w:val="24"/>
          <w:szCs w:val="24"/>
        </w:rPr>
        <w:t xml:space="preserve">interface </w:t>
      </w:r>
      <w:r>
        <w:rPr>
          <w:rFonts w:ascii="Times New Roman" w:hAnsi="Times New Roman" w:eastAsia="Times New Roman" w:cs="Times New Roman"/>
          <w:sz w:val="24"/>
          <w:szCs w:val="24"/>
        </w:rPr>
        <w:t xml:space="preserve">online na </w:t>
      </w:r>
      <w:r>
        <w:rPr>
          <w:rFonts w:ascii="Times New Roman" w:hAnsi="Times New Roman" w:eastAsia="Times New Roman" w:cs="Times New Roman"/>
          <w:i/>
          <w:sz w:val="24"/>
          <w:szCs w:val="24"/>
        </w:rPr>
        <w:t>web</w:t>
      </w:r>
      <w:r>
        <w:rPr>
          <w:rFonts w:ascii="Times New Roman" w:hAnsi="Times New Roman" w:eastAsia="Times New Roman" w:cs="Times New Roman"/>
          <w:sz w:val="24"/>
          <w:szCs w:val="24"/>
        </w:rPr>
        <w:t xml:space="preserve">. A tecnologia de </w:t>
      </w:r>
      <w:r>
        <w:rPr>
          <w:rFonts w:ascii="Times New Roman" w:hAnsi="Times New Roman" w:eastAsia="Times New Roman" w:cs="Times New Roman"/>
          <w:i/>
          <w:sz w:val="24"/>
          <w:szCs w:val="24"/>
        </w:rPr>
        <w:t xml:space="preserve">backend </w:t>
      </w:r>
      <w:r>
        <w:rPr>
          <w:rFonts w:ascii="Times New Roman" w:hAnsi="Times New Roman" w:eastAsia="Times New Roman" w:cs="Times New Roman"/>
          <w:sz w:val="24"/>
          <w:szCs w:val="24"/>
        </w:rPr>
        <w:t xml:space="preserve">para garantir a segurança de acesso aos dados na aplicação foi o </w:t>
      </w:r>
      <w:r>
        <w:rPr>
          <w:rFonts w:ascii="Times New Roman" w:hAnsi="Times New Roman" w:eastAsia="Times New Roman" w:cs="Times New Roman"/>
          <w:i/>
          <w:sz w:val="24"/>
          <w:szCs w:val="24"/>
        </w:rPr>
        <w:t>Spring Security</w:t>
      </w:r>
      <w:r>
        <w:rPr>
          <w:rFonts w:ascii="Times New Roman" w:hAnsi="Times New Roman" w:eastAsia="Times New Roman" w:cs="Times New Roman"/>
          <w:sz w:val="24"/>
          <w:szCs w:val="24"/>
        </w:rPr>
        <w:t xml:space="preserve">. Segundo Cosmina (2017), a tecnologia provê um suporte compacto para autenticação. O autor ainda pontua que o processo de autenticação é importante pois é como verifica-se a identidade do cliente que está tentando acesso a um recurso particular. </w:t>
      </w:r>
      <w:r>
        <w:rPr>
          <w:rFonts w:ascii="Times New Roman" w:hAnsi="Times New Roman" w:eastAsia="Times New Roman" w:cs="Times New Roman"/>
          <w:sz w:val="24"/>
          <w:szCs w:val="24"/>
        </w:rPr>
        <w:tab/>
      </w:r>
    </w:p>
    <w:p w:rsidR="00583051" w:rsidRDefault="007B76CE" w14:paraId="000002D4"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usuário informa as credenciais o login e os envia para autenticação. Após isso, acontece o seguinte algoritmo:</w:t>
      </w:r>
    </w:p>
    <w:p w:rsidR="00583051" w:rsidP="003D3B26" w:rsidRDefault="007B76CE" w14:paraId="000002D5" w14:textId="77777777">
      <w:pPr>
        <w:numPr>
          <w:ilvl w:val="0"/>
          <w:numId w:val="8"/>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Visto que o servidor de aplicação é </w:t>
      </w:r>
      <w:r>
        <w:rPr>
          <w:rFonts w:ascii="Times New Roman" w:hAnsi="Times New Roman" w:eastAsia="Times New Roman" w:cs="Times New Roman"/>
          <w:i/>
          <w:sz w:val="24"/>
          <w:szCs w:val="24"/>
        </w:rPr>
        <w:t>stateless</w:t>
      </w:r>
      <w:r>
        <w:rPr>
          <w:rFonts w:ascii="Times New Roman" w:hAnsi="Times New Roman" w:eastAsia="Times New Roman" w:cs="Times New Roman"/>
          <w:sz w:val="24"/>
          <w:szCs w:val="24"/>
        </w:rPr>
        <w:t>, isto é, não guarda o antigo status do usuário, um token precisa ser enviado em todas as requisições como forma de autenticação e permissão de acesso ao recurso solicitado;</w:t>
      </w:r>
    </w:p>
    <w:p w:rsidRPr="003D3B26" w:rsidR="00583051" w:rsidP="003D3B26" w:rsidRDefault="007B76CE" w14:paraId="000002D7" w14:textId="6B8A1336">
      <w:pPr>
        <w:numPr>
          <w:ilvl w:val="0"/>
          <w:numId w:val="8"/>
        </w:numPr>
        <w:spacing w:line="360" w:lineRule="auto"/>
        <w:ind w:hanging="720"/>
        <w:jc w:val="both"/>
        <w:rPr>
          <w:rFonts w:ascii="Times New Roman" w:hAnsi="Times New Roman" w:eastAsia="Times New Roman" w:cs="Times New Roman"/>
          <w:sz w:val="24"/>
          <w:szCs w:val="24"/>
        </w:rPr>
      </w:pPr>
      <w:r w:rsidRPr="003D3B26">
        <w:rPr>
          <w:rFonts w:ascii="Times New Roman" w:hAnsi="Times New Roman" w:eastAsia="Times New Roman" w:cs="Times New Roman"/>
          <w:sz w:val="24"/>
          <w:szCs w:val="24"/>
        </w:rPr>
        <w:t xml:space="preserve">Um </w:t>
      </w:r>
      <w:r w:rsidRPr="003D3B26">
        <w:rPr>
          <w:rFonts w:ascii="Times New Roman" w:hAnsi="Times New Roman" w:eastAsia="Times New Roman" w:cs="Times New Roman"/>
          <w:i/>
          <w:sz w:val="24"/>
          <w:szCs w:val="24"/>
        </w:rPr>
        <w:t xml:space="preserve">Interceptor </w:t>
      </w:r>
      <w:r w:rsidRPr="003D3B26">
        <w:rPr>
          <w:rFonts w:ascii="Times New Roman" w:hAnsi="Times New Roman" w:eastAsia="Times New Roman" w:cs="Times New Roman"/>
          <w:sz w:val="24"/>
          <w:szCs w:val="24"/>
        </w:rPr>
        <w:t xml:space="preserve">(Classe interceptadora que </w:t>
      </w:r>
      <w:r w:rsidRPr="003D3B26">
        <w:rPr>
          <w:rFonts w:ascii="Times New Roman" w:hAnsi="Times New Roman" w:eastAsia="Times New Roman" w:cs="Times New Roman"/>
          <w:color w:val="222222"/>
          <w:sz w:val="24"/>
          <w:szCs w:val="24"/>
          <w:highlight w:val="white"/>
        </w:rPr>
        <w:t xml:space="preserve">captura </w:t>
      </w:r>
      <w:r w:rsidRPr="003D3B26">
        <w:rPr>
          <w:rFonts w:ascii="Times New Roman" w:hAnsi="Times New Roman" w:eastAsia="Times New Roman" w:cs="Times New Roman"/>
          <w:sz w:val="24"/>
          <w:szCs w:val="24"/>
        </w:rPr>
        <w:t xml:space="preserve">todas as requisições que chegam à API) foi desenvolvida. Ao receber uma requisição HTTP, a instância de controle verifica se existe um </w:t>
      </w:r>
      <w:r w:rsidRPr="003D3B26">
        <w:rPr>
          <w:rFonts w:ascii="Times New Roman" w:hAnsi="Times New Roman" w:eastAsia="Times New Roman" w:cs="Times New Roman"/>
          <w:i/>
          <w:sz w:val="24"/>
          <w:szCs w:val="24"/>
        </w:rPr>
        <w:t xml:space="preserve">token </w:t>
      </w:r>
      <w:r w:rsidRPr="003D3B26">
        <w:rPr>
          <w:rFonts w:ascii="Times New Roman" w:hAnsi="Times New Roman" w:eastAsia="Times New Roman" w:cs="Times New Roman"/>
          <w:sz w:val="24"/>
          <w:szCs w:val="24"/>
        </w:rPr>
        <w:t xml:space="preserve">no atributo </w:t>
      </w:r>
      <w:r w:rsidRPr="003D3B26">
        <w:rPr>
          <w:rFonts w:ascii="Times New Roman" w:hAnsi="Times New Roman" w:eastAsia="Times New Roman" w:cs="Times New Roman"/>
          <w:i/>
          <w:sz w:val="24"/>
          <w:szCs w:val="24"/>
        </w:rPr>
        <w:t xml:space="preserve">Authorizer </w:t>
      </w:r>
      <w:r w:rsidRPr="003D3B26">
        <w:rPr>
          <w:rFonts w:ascii="Times New Roman" w:hAnsi="Times New Roman" w:eastAsia="Times New Roman" w:cs="Times New Roman"/>
          <w:sz w:val="24"/>
          <w:szCs w:val="24"/>
        </w:rPr>
        <w:t xml:space="preserve">no cabeçalho da requisição. </w:t>
      </w:r>
    </w:p>
    <w:p w:rsidRPr="00360090" w:rsidR="00583051" w:rsidP="003D3B26" w:rsidRDefault="007B76CE" w14:paraId="000002D8" w14:textId="238DC2D4">
      <w:pPr>
        <w:pStyle w:val="ListParagraph"/>
        <w:numPr>
          <w:ilvl w:val="0"/>
          <w:numId w:val="22"/>
        </w:numPr>
        <w:spacing w:line="360" w:lineRule="auto"/>
        <w:ind w:left="-284" w:firstLine="284"/>
        <w:jc w:val="both"/>
        <w:rPr>
          <w:rFonts w:ascii="Times New Roman" w:hAnsi="Times New Roman" w:eastAsia="Times New Roman" w:cs="Times New Roman"/>
          <w:sz w:val="24"/>
          <w:szCs w:val="24"/>
        </w:rPr>
      </w:pPr>
      <w:r w:rsidRPr="00360090">
        <w:rPr>
          <w:rFonts w:ascii="Times New Roman" w:hAnsi="Times New Roman" w:eastAsia="Times New Roman" w:cs="Times New Roman"/>
          <w:sz w:val="24"/>
          <w:szCs w:val="24"/>
        </w:rPr>
        <w:t>Caso exista, então a ferramenta concede acesso ao recurso requisitado;</w:t>
      </w:r>
    </w:p>
    <w:p w:rsidRPr="003D3B26" w:rsidR="00583051" w:rsidP="003D3B26" w:rsidRDefault="007B76CE" w14:paraId="000002D9" w14:textId="0B300435">
      <w:pPr>
        <w:pStyle w:val="ListParagraph"/>
        <w:numPr>
          <w:ilvl w:val="0"/>
          <w:numId w:val="22"/>
        </w:numPr>
        <w:spacing w:line="360" w:lineRule="auto"/>
        <w:jc w:val="both"/>
        <w:rPr>
          <w:rFonts w:ascii="Times New Roman" w:hAnsi="Times New Roman" w:eastAsia="Times New Roman" w:cs="Times New Roman"/>
          <w:sz w:val="24"/>
          <w:szCs w:val="24"/>
        </w:rPr>
      </w:pPr>
      <w:r w:rsidRPr="003D3B26">
        <w:rPr>
          <w:rFonts w:ascii="Times New Roman" w:hAnsi="Times New Roman" w:eastAsia="Times New Roman" w:cs="Times New Roman"/>
          <w:sz w:val="24"/>
          <w:szCs w:val="24"/>
        </w:rPr>
        <w:t xml:space="preserve">Caso não exista um token, então a aplicação verifica no </w:t>
      </w:r>
      <w:r w:rsidRPr="003D3B26">
        <w:rPr>
          <w:rFonts w:ascii="Times New Roman" w:hAnsi="Times New Roman" w:eastAsia="Times New Roman" w:cs="Times New Roman"/>
          <w:i/>
          <w:sz w:val="24"/>
          <w:szCs w:val="24"/>
        </w:rPr>
        <w:t xml:space="preserve">body </w:t>
      </w:r>
      <w:r w:rsidRPr="003D3B26">
        <w:rPr>
          <w:rFonts w:ascii="Times New Roman" w:hAnsi="Times New Roman" w:eastAsia="Times New Roman" w:cs="Times New Roman"/>
          <w:sz w:val="24"/>
          <w:szCs w:val="24"/>
        </w:rPr>
        <w:t xml:space="preserve">da requisição se as </w:t>
      </w:r>
      <w:r w:rsidRPr="003D3B26" w:rsidR="003D3B26">
        <w:rPr>
          <w:rFonts w:ascii="Times New Roman" w:hAnsi="Times New Roman" w:eastAsia="Times New Roman" w:cs="Times New Roman"/>
          <w:sz w:val="24"/>
          <w:szCs w:val="24"/>
        </w:rPr>
        <w:t xml:space="preserve">        </w:t>
      </w:r>
      <w:r w:rsidRPr="003D3B26">
        <w:rPr>
          <w:rFonts w:ascii="Times New Roman" w:hAnsi="Times New Roman" w:eastAsia="Times New Roman" w:cs="Times New Roman"/>
          <w:sz w:val="24"/>
          <w:szCs w:val="24"/>
        </w:rPr>
        <w:t>credenciais para autenticação (usuário e senha) foram fornecidas;</w:t>
      </w:r>
    </w:p>
    <w:p w:rsidRPr="003D3B26" w:rsidR="00583051" w:rsidP="003D3B26" w:rsidRDefault="003D3B26" w14:paraId="000002DA" w14:textId="5F22DD26">
      <w:pPr>
        <w:spacing w:line="360" w:lineRule="auto"/>
        <w:ind w:left="709" w:hanging="70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b.1) </w:t>
      </w:r>
      <w:r w:rsidRPr="003D3B26" w:rsidR="007B76CE">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sidRPr="003D3B26" w:rsidR="007B76CE">
        <w:rPr>
          <w:rFonts w:ascii="Times New Roman" w:hAnsi="Times New Roman" w:eastAsia="Times New Roman" w:cs="Times New Roman"/>
          <w:sz w:val="24"/>
          <w:szCs w:val="24"/>
        </w:rPr>
        <w:t xml:space="preserve">Se as informações forem válidas, então um token é gerado utilizando o </w:t>
      </w:r>
      <w:r w:rsidRPr="003D3B26" w:rsidR="007B76CE">
        <w:rPr>
          <w:rFonts w:ascii="Times New Roman" w:hAnsi="Times New Roman" w:eastAsia="Times New Roman" w:cs="Times New Roman"/>
          <w:sz w:val="24"/>
          <w:szCs w:val="24"/>
          <w:highlight w:val="white"/>
        </w:rPr>
        <w:t xml:space="preserve">algoritmo </w:t>
      </w:r>
      <w:r w:rsidRPr="003D3B26" w:rsidR="007B76CE">
        <w:rPr>
          <w:rFonts w:ascii="Times New Roman" w:hAnsi="Times New Roman" w:eastAsia="Times New Roman" w:cs="Times New Roman"/>
          <w:sz w:val="24"/>
          <w:szCs w:val="24"/>
        </w:rPr>
        <w:t>HS256, retornando o token a fim de ser utilizado pelo usuário nos próximos 60 minutos;</w:t>
      </w:r>
    </w:p>
    <w:p w:rsidR="00583051" w:rsidP="003D3B26" w:rsidRDefault="00360090" w14:paraId="000002DB" w14:textId="1B8F2FA0">
      <w:pPr>
        <w:spacing w:line="360" w:lineRule="auto"/>
        <w:ind w:left="709" w:hanging="851"/>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sidR="003D3B26">
        <w:rPr>
          <w:rFonts w:ascii="Times New Roman" w:hAnsi="Times New Roman" w:eastAsia="Times New Roman" w:cs="Times New Roman"/>
          <w:sz w:val="24"/>
          <w:szCs w:val="24"/>
        </w:rPr>
        <w:t xml:space="preserve">b.2) </w:t>
      </w:r>
      <w:r w:rsidR="007B76CE">
        <w:rPr>
          <w:rFonts w:ascii="Times New Roman" w:hAnsi="Times New Roman" w:eastAsia="Times New Roman" w:cs="Times New Roman"/>
          <w:sz w:val="24"/>
          <w:szCs w:val="24"/>
        </w:rPr>
        <w:t xml:space="preserve"> </w:t>
      </w:r>
      <w:r w:rsidR="003D3B26">
        <w:rPr>
          <w:rFonts w:ascii="Times New Roman" w:hAnsi="Times New Roman" w:eastAsia="Times New Roman" w:cs="Times New Roman"/>
          <w:sz w:val="24"/>
          <w:szCs w:val="24"/>
        </w:rPr>
        <w:t xml:space="preserve">  </w:t>
      </w:r>
      <w:r w:rsidR="003D3B26">
        <w:rPr>
          <w:rFonts w:ascii="Times New Roman" w:hAnsi="Times New Roman" w:eastAsia="Times New Roman" w:cs="Times New Roman"/>
          <w:sz w:val="24"/>
          <w:szCs w:val="24"/>
        </w:rPr>
        <w:tab/>
      </w:r>
      <w:r w:rsidR="007B76CE">
        <w:rPr>
          <w:rFonts w:ascii="Times New Roman" w:hAnsi="Times New Roman" w:eastAsia="Times New Roman" w:cs="Times New Roman"/>
          <w:sz w:val="24"/>
          <w:szCs w:val="24"/>
        </w:rPr>
        <w:t>Se as informações não forem válidas ou nada tenha sido informado, então retorna-se um estado 403 (</w:t>
      </w:r>
      <w:r w:rsidR="007B76CE">
        <w:rPr>
          <w:rFonts w:ascii="Times New Roman" w:hAnsi="Times New Roman" w:eastAsia="Times New Roman" w:cs="Times New Roman"/>
          <w:color w:val="111111"/>
          <w:sz w:val="24"/>
          <w:szCs w:val="24"/>
          <w:highlight w:val="white"/>
        </w:rPr>
        <w:t>seção 2.2.2.1</w:t>
      </w:r>
      <w:r w:rsidR="007B76CE">
        <w:rPr>
          <w:rFonts w:ascii="Times New Roman" w:hAnsi="Times New Roman" w:eastAsia="Times New Roman" w:cs="Times New Roman"/>
          <w:sz w:val="24"/>
          <w:szCs w:val="24"/>
        </w:rPr>
        <w:t>) de forma a expressar semanticamente ao requisitante que o mesmo não está autorizado a acessar os dados;</w:t>
      </w:r>
    </w:p>
    <w:p w:rsidR="00583051" w:rsidRDefault="00583051" w14:paraId="000002DC" w14:textId="77777777">
      <w:pPr>
        <w:spacing w:line="360" w:lineRule="auto"/>
        <w:ind w:left="1440"/>
        <w:jc w:val="both"/>
        <w:rPr>
          <w:rFonts w:ascii="Times New Roman" w:hAnsi="Times New Roman" w:eastAsia="Times New Roman" w:cs="Times New Roman"/>
          <w:sz w:val="24"/>
          <w:szCs w:val="24"/>
        </w:rPr>
      </w:pPr>
    </w:p>
    <w:p w:rsidR="00583051" w:rsidRDefault="007B76CE" w14:paraId="000002E5" w14:textId="50DBCF10">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 sequência de eventos pode ser visualizada, em formato de fluxograma, na figura abaixo.</w:t>
      </w:r>
    </w:p>
    <w:p w:rsidR="00583051" w:rsidRDefault="00583051" w14:paraId="000002E6" w14:textId="513CBB66">
      <w:pPr>
        <w:spacing w:line="360" w:lineRule="auto"/>
        <w:jc w:val="both"/>
        <w:rPr>
          <w:rFonts w:ascii="Times New Roman" w:hAnsi="Times New Roman" w:eastAsia="Times New Roman" w:cs="Times New Roman"/>
          <w:sz w:val="24"/>
          <w:szCs w:val="24"/>
        </w:rPr>
      </w:pPr>
    </w:p>
    <w:p w:rsidR="00360090" w:rsidRDefault="00360090" w14:paraId="21EE1737" w14:textId="77777777">
      <w:pPr>
        <w:spacing w:line="360" w:lineRule="auto"/>
        <w:jc w:val="both"/>
        <w:rPr>
          <w:rFonts w:ascii="Times New Roman" w:hAnsi="Times New Roman" w:eastAsia="Times New Roman" w:cs="Times New Roman"/>
          <w:sz w:val="24"/>
          <w:szCs w:val="24"/>
        </w:rPr>
      </w:pPr>
    </w:p>
    <w:p w:rsidR="00AC3D83" w:rsidP="00AC3D83" w:rsidRDefault="00AC3D83" w14:paraId="15BC3AB1" w14:textId="039C7CBA">
      <w:pPr>
        <w:pStyle w:val="figuras"/>
      </w:pPr>
      <w:bookmarkStart w:name="_Toc43239487" w:id="166"/>
      <w:r>
        <w:t xml:space="preserve">Figura </w:t>
      </w:r>
      <w:r>
        <w:fldChar w:fldCharType="begin"/>
      </w:r>
      <w:r>
        <w:instrText> SEQ Figura \* ARABIC </w:instrText>
      </w:r>
      <w:r>
        <w:fldChar w:fldCharType="separate"/>
      </w:r>
      <w:r w:rsidR="009549CC">
        <w:rPr>
          <w:noProof/>
        </w:rPr>
        <w:t>16</w:t>
      </w:r>
      <w:r>
        <w:fldChar w:fldCharType="end"/>
      </w:r>
      <w:r>
        <w:t xml:space="preserve"> </w:t>
      </w:r>
      <w:r w:rsidRPr="00D93F29">
        <w:t>- Fluxo de entrada e autenticação no aplicativo.</w:t>
      </w:r>
      <w:bookmarkEnd w:id="166"/>
    </w:p>
    <w:p w:rsidR="00583051" w:rsidRDefault="007B76CE" w14:paraId="000002E8" w14:textId="77777777">
      <w:pPr>
        <w:spacing w:line="240" w:lineRule="auto"/>
        <w:jc w:val="center"/>
        <w:rPr>
          <w:rFonts w:ascii="Times New Roman" w:hAnsi="Times New Roman" w:eastAsia="Times New Roman" w:cs="Times New Roman"/>
          <w:b/>
          <w:sz w:val="24"/>
          <w:szCs w:val="24"/>
          <w:highlight w:val="white"/>
        </w:rPr>
      </w:pPr>
      <w:r>
        <w:rPr>
          <w:rFonts w:ascii="Times New Roman" w:hAnsi="Times New Roman" w:eastAsia="Times New Roman" w:cs="Times New Roman"/>
          <w:b/>
          <w:noProof/>
          <w:sz w:val="24"/>
          <w:szCs w:val="24"/>
          <w:highlight w:val="white"/>
        </w:rPr>
        <w:drawing>
          <wp:inline distT="114300" distB="114300" distL="114300" distR="114300" wp14:anchorId="0872AE35" wp14:editId="3291DC3B">
            <wp:extent cx="5734050" cy="4051300"/>
            <wp:effectExtent l="12700" t="12700" r="12700" b="12700"/>
            <wp:docPr id="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734050" cy="4051300"/>
                    </a:xfrm>
                    <a:prstGeom prst="rect">
                      <a:avLst/>
                    </a:prstGeom>
                    <a:ln w="12700">
                      <a:solidFill>
                        <a:srgbClr val="000000"/>
                      </a:solidFill>
                      <a:prstDash val="solid"/>
                    </a:ln>
                  </pic:spPr>
                </pic:pic>
              </a:graphicData>
            </a:graphic>
          </wp:inline>
        </w:drawing>
      </w:r>
    </w:p>
    <w:p w:rsidR="00583051" w:rsidP="00AC3D83" w:rsidRDefault="007B76CE" w14:paraId="000002E9" w14:textId="77777777">
      <w:pPr>
        <w:pStyle w:val="figuras"/>
        <w:rPr>
          <w:highlight w:val="white"/>
        </w:rPr>
      </w:pPr>
      <w:r>
        <w:rPr>
          <w:highlight w:val="white"/>
        </w:rPr>
        <w:t>Fonte: Elaborado pelo autor.</w:t>
      </w:r>
    </w:p>
    <w:p w:rsidR="00583051" w:rsidP="00147180" w:rsidRDefault="007B76CE" w14:paraId="000002EA" w14:textId="77777777">
      <w:pPr>
        <w:pStyle w:val="titulo3"/>
      </w:pPr>
      <w:bookmarkStart w:name="_heading=h.upglbi" w:colFirst="0" w:colLast="0" w:id="167"/>
      <w:bookmarkStart w:name="_Toc43239442" w:id="168"/>
      <w:bookmarkEnd w:id="167"/>
      <w:r>
        <w:t>4.4.2 Inserção de crediário</w:t>
      </w:r>
      <w:bookmarkEnd w:id="168"/>
    </w:p>
    <w:p w:rsidR="00583051" w:rsidRDefault="007B76CE" w14:paraId="000002EB"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usuário, ao acessar o sistema, seleciona o botão “Fichas” no menu inferior, posteriormente clicando no </w:t>
      </w:r>
      <w:r>
        <w:rPr>
          <w:rFonts w:ascii="Times New Roman" w:hAnsi="Times New Roman" w:eastAsia="Times New Roman" w:cs="Times New Roman"/>
          <w:i/>
          <w:sz w:val="24"/>
          <w:szCs w:val="24"/>
        </w:rPr>
        <w:t>floating button</w:t>
      </w:r>
      <w:r>
        <w:rPr>
          <w:rFonts w:ascii="Times New Roman" w:hAnsi="Times New Roman" w:eastAsia="Times New Roman" w:cs="Times New Roman"/>
          <w:sz w:val="24"/>
          <w:szCs w:val="24"/>
        </w:rPr>
        <w:t xml:space="preserve"> com o símbolo ‘+’ - metáfora remetendo a adição de dados. Ao fazer isso, o mesmo é encaminhado para o formulário com os dados do cliente. </w:t>
      </w:r>
    </w:p>
    <w:p w:rsidR="00583051" w:rsidRDefault="007B76CE" w14:paraId="000002EC"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Ao preencher as informações requisitadas no formulário e apertar o botão “Salvar” o sistema então valida se o CPF foi informado (Visto que não é um campo obrigatório), caso tenha sido informado e esteja certo, o sistema analisa se não existe um outro usuário com o mesmo nome e sobrenome, a fim de evitar a duplicidade de crediário. Caso o CPF esteja certo e o nome não exista para aquele usuário, cadastra-se então o mesmo.</w:t>
      </w:r>
    </w:p>
    <w:p w:rsidR="00583051" w:rsidP="00147180" w:rsidRDefault="007B76CE" w14:paraId="000002ED" w14:textId="77777777">
      <w:pPr>
        <w:pStyle w:val="titulo3"/>
      </w:pPr>
      <w:bookmarkStart w:name="_heading=h.3ep43zb" w:colFirst="0" w:colLast="0" w:id="169"/>
      <w:bookmarkStart w:name="_Toc43239443" w:id="170"/>
      <w:bookmarkEnd w:id="169"/>
      <w:r>
        <w:t>4.4.3 Pesquisar cliente</w:t>
      </w:r>
      <w:bookmarkEnd w:id="170"/>
    </w:p>
    <w:p w:rsidR="00583051" w:rsidRDefault="007B76CE" w14:paraId="000002EE"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Caso o lojista queira pesquisar um crediário já existente, o mesmo acessa a tela de “Fichas” e no campo de filtro, opta por informar o nome, sobrenome ou o CPF do cliente cujos dados queiram ser encontrados. </w:t>
      </w:r>
    </w:p>
    <w:p w:rsidR="00583051" w:rsidRDefault="007B76CE" w14:paraId="000002EF"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Caso o aplicativo não encontre a conta com os filtros informados, então exibe-se uma imagem de recurso não encontrado, conforme princípio de usabilidade abordado na seção 4.2.3.</w:t>
      </w:r>
    </w:p>
    <w:p w:rsidR="00583051" w:rsidRDefault="007B76CE" w14:paraId="000002F0"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No entanto, quando o cliente é encontrado, exibe-se na listagem de retorno o total devido bem como o nome completo do mesmo. </w:t>
      </w:r>
    </w:p>
    <w:p w:rsidR="00583051" w:rsidP="00147180" w:rsidRDefault="007B76CE" w14:paraId="000002F1" w14:textId="77777777">
      <w:pPr>
        <w:pStyle w:val="titulo3"/>
      </w:pPr>
      <w:bookmarkStart w:name="_heading=h.1tuee74" w:colFirst="0" w:colLast="0" w:id="171"/>
      <w:bookmarkStart w:name="_Toc43239444" w:id="172"/>
      <w:bookmarkEnd w:id="171"/>
      <w:r>
        <w:t>4.4.4 Vender</w:t>
      </w:r>
      <w:bookmarkEnd w:id="172"/>
    </w:p>
    <w:p w:rsidR="00583051" w:rsidRDefault="007B76CE" w14:paraId="000002F2"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usuário pesquisa o crediário e após selecionar o desejado é então enviado para a tela de detalhes do crediário; nessa tela, existe um botão “Vender” e quando clicado, faz com que o lojista acesse a tela de ponto de venda. </w:t>
      </w:r>
    </w:p>
    <w:p w:rsidR="00583051" w:rsidRDefault="007B76CE" w14:paraId="000002F3"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Então, informa-se a descrição, o preço unitário e a quantidade que está sendo comprada do produto. </w:t>
      </w:r>
    </w:p>
    <w:p w:rsidR="00583051" w:rsidRDefault="007B76CE" w14:paraId="000002F4"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Validações são feitas no momento de adicionar o produto na lista de compra: A quantidade deve ser maior que zero, a descrição precisa</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estar preenchida (espaços em branco são validados) e o valor unitário deve ser entre R$1,00 e R$2.000,00. </w:t>
      </w:r>
    </w:p>
    <w:p w:rsidR="00583051" w:rsidRDefault="007B76CE" w14:paraId="000002F5"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 caso de validadas e atendidas todas as restrições, a peça é adicionada. O usuário pode visualizar os produtos através de uma tabela abaixo do botão “Adicionar Produto”.</w:t>
      </w:r>
    </w:p>
    <w:p w:rsidR="00583051" w:rsidRDefault="007B76CE" w14:paraId="000002F6"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Caso opte por remover o artefato, então, clica-se no botão de remoção (ícone de uma lixeira, seguindo o modelo de metáforas apresentado na seção 4.2.2) que o mesmo será removido e o total da venda atualizado. </w:t>
      </w:r>
    </w:p>
    <w:p w:rsidR="00583051" w:rsidRDefault="007B76CE" w14:paraId="000002F7"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Após manipular e decidir o que será comprado, o usuário aperta o botão finalizar e o sistema persiste a venda com a data e hora atual. </w:t>
      </w:r>
    </w:p>
    <w:p w:rsidR="00583051" w:rsidRDefault="007B76CE" w14:paraId="000002F8"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Para efeitos de auditoria, a venda possui o usuário que a realizou - No caso, o usuário logado que cadastrou a venda. O fluxo termina com o usuário sendo levado para a tela de detalhes do crediário com o total devido já atualizado e uma mensagem de confirmação da operação que é exibida durante 5 segundos, desaparecendo  posteriormente.</w:t>
      </w:r>
    </w:p>
    <w:p w:rsidR="00583051" w:rsidP="00147180" w:rsidRDefault="007B76CE" w14:paraId="000002F9" w14:textId="77777777">
      <w:pPr>
        <w:pStyle w:val="titulo3"/>
      </w:pPr>
      <w:bookmarkStart w:name="_heading=h.4du1wux" w:colFirst="0" w:colLast="0" w:id="173"/>
      <w:bookmarkStart w:name="_Toc43239445" w:id="174"/>
      <w:bookmarkEnd w:id="173"/>
      <w:r>
        <w:t>4.4.5 Receber</w:t>
      </w:r>
      <w:bookmarkEnd w:id="174"/>
    </w:p>
    <w:p w:rsidR="00583051" w:rsidRDefault="007B76CE" w14:paraId="000002FA"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lojista pesquisa o crediário desejado, selecionando o mesmo. Então, na tela seguinte pressiona-se o botão “Receber”.</w:t>
      </w:r>
      <w:r>
        <w:rPr>
          <w:rFonts w:ascii="Times New Roman" w:hAnsi="Times New Roman" w:eastAsia="Times New Roman" w:cs="Times New Roman"/>
          <w:color w:val="222222"/>
          <w:sz w:val="24"/>
          <w:szCs w:val="24"/>
          <w:highlight w:val="white"/>
        </w:rPr>
        <w:t xml:space="preserve"> Assim,</w:t>
      </w:r>
      <w:r>
        <w:rPr>
          <w:rFonts w:ascii="Times New Roman" w:hAnsi="Times New Roman" w:eastAsia="Times New Roman" w:cs="Times New Roman"/>
          <w:sz w:val="24"/>
          <w:szCs w:val="24"/>
        </w:rPr>
        <w:t xml:space="preserve"> na tela subsequente, o usuário informa o valor que está sendo recebido, a data que foi recebido e método de pagamento: dinheiro, cartão de crédito ou débito. </w:t>
      </w:r>
    </w:p>
    <w:p w:rsidR="00583051" w:rsidRDefault="007B76CE" w14:paraId="000002FB"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Algumas verificações são feitas ao finalizar o recebimento, são elas: A data de recebimento não pode ser futura, o valor recebido precisa ser positivo e menor do que o valor devido - Um pagamento não pode gerar um crédito.</w:t>
      </w:r>
    </w:p>
    <w:p w:rsidR="00583051" w:rsidRDefault="007B76CE" w14:paraId="000002FC"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 Para efeitos de auditoria, o ato de receber persiste o usuário que a efetivou no sistema - No caso, o usuário logado que cadastrou a venda. O fluxo termina com o usuário sendo levado para a tela de detalhes do crediário com o total devido já atualizado e uma mensagem de confirmação da operação que é exibida durante 5 segundos, desaparecendo  posteriormente. </w:t>
      </w:r>
    </w:p>
    <w:p w:rsidR="00583051" w:rsidP="00147180" w:rsidRDefault="007B76CE" w14:paraId="000002FD" w14:textId="77777777">
      <w:pPr>
        <w:pStyle w:val="titulo3"/>
      </w:pPr>
      <w:bookmarkStart w:name="_heading=h.2szc72q" w:colFirst="0" w:colLast="0" w:id="175"/>
      <w:bookmarkStart w:name="_Toc43239446" w:id="176"/>
      <w:bookmarkEnd w:id="175"/>
      <w:r>
        <w:t>4.4.6 Detalhar a venda</w:t>
      </w:r>
      <w:bookmarkEnd w:id="176"/>
    </w:p>
    <w:p w:rsidR="00583051" w:rsidRDefault="007B76CE" w14:paraId="000002FE"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usuário pesquisa o crediário cuja venda queira ser encontrada. Ao entrar na tela, o usuário clica no ícone de "Vendas”. </w:t>
      </w:r>
    </w:p>
    <w:p w:rsidR="00583051" w:rsidRDefault="007B76CE" w14:paraId="000002FF"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Uma vez que o lojista esteja na tela de pesquisa de venda, carrega-se inicialmente todas as vendas realizadas para o cliente daquele crediário. Caso queira, o usuário pode filtrar a venda por data e por valor. Funciona assim: Coloca-se a data inicial e a final da venda, exemplo: Vendas de 02/03/2020 a 15/04/2020 e o valor da aquisição segue o mesmo pensamento, ou seja, vendas de R$15,70 a R$45,68, por exemplo. </w:t>
      </w:r>
    </w:p>
    <w:p w:rsidR="00583051" w:rsidRDefault="007B76CE" w14:paraId="00000300"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Ao encontrar e selecionar a venda desejada, a tela de detalhamento da venda é exibida; nesta tela visualiza-se os dados gerais e os produtos comprados adquiridos.</w:t>
      </w:r>
    </w:p>
    <w:p w:rsidR="00583051" w:rsidP="00147180" w:rsidRDefault="007B76CE" w14:paraId="00000301" w14:textId="77777777">
      <w:pPr>
        <w:pStyle w:val="titulo3"/>
      </w:pPr>
      <w:bookmarkStart w:name="_heading=h.184mhaj" w:colFirst="0" w:colLast="0" w:id="177"/>
      <w:bookmarkStart w:name="_Toc43239447" w:id="178"/>
      <w:bookmarkEnd w:id="177"/>
      <w:r>
        <w:t>4.4.7 Excluir a venda</w:t>
      </w:r>
      <w:bookmarkEnd w:id="178"/>
    </w:p>
    <w:p w:rsidR="00583051" w:rsidRDefault="007B76CE" w14:paraId="00000302"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Caso haja a necessidade, o lojista pode excluir uma venda, a mesma é excluída logicamente no banco de dados. </w:t>
      </w:r>
    </w:p>
    <w:p w:rsidR="00583051" w:rsidRDefault="007B76CE" w14:paraId="00000303"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tanto, acessa-se o detalhamento da venda, conforme já explicado acima e na tela de dados gerais, pressiona-se o botão </w:t>
      </w:r>
      <w:r>
        <w:rPr>
          <w:rFonts w:ascii="Times New Roman" w:hAnsi="Times New Roman" w:eastAsia="Times New Roman" w:cs="Times New Roman"/>
          <w:i/>
          <w:sz w:val="24"/>
          <w:szCs w:val="24"/>
        </w:rPr>
        <w:t>"Sim, quero cancelar"</w:t>
      </w:r>
      <w:r>
        <w:rPr>
          <w:rFonts w:ascii="Times New Roman" w:hAnsi="Times New Roman" w:eastAsia="Times New Roman" w:cs="Times New Roman"/>
          <w:sz w:val="24"/>
          <w:szCs w:val="24"/>
        </w:rPr>
        <w:t xml:space="preserve">. Então, um aviso é exibido solicitando a atenção do usuário bem como a confirmação do mesmo. </w:t>
      </w:r>
    </w:p>
    <w:p w:rsidR="00583051" w:rsidRDefault="007B76CE" w14:paraId="00000304"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Após a confirmação da operação, a venda é excluída. Caso o usuário acesse os detalhes daquela venda posteriormente, ao entrar na tela já verá a mensagem em vermelho "Venda excluída" acompanhada de quem excluiu, a data e hora, conforme princípio de usabilidade abordado na seção 4.2.3.</w:t>
      </w:r>
    </w:p>
    <w:p w:rsidR="00583051" w:rsidP="00147180" w:rsidRDefault="007B76CE" w14:paraId="00000305" w14:textId="77777777">
      <w:pPr>
        <w:pStyle w:val="titulo3"/>
      </w:pPr>
      <w:bookmarkStart w:name="_heading=h.3s49zyc" w:colFirst="0" w:colLast="0" w:id="179"/>
      <w:bookmarkStart w:name="_Toc43239448" w:id="180"/>
      <w:bookmarkEnd w:id="179"/>
      <w:r>
        <w:t>4.4.8 Pesquisar o pagamento</w:t>
      </w:r>
      <w:bookmarkEnd w:id="180"/>
    </w:p>
    <w:p w:rsidR="00583051" w:rsidRDefault="007B76CE" w14:paraId="00000306"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O usuário pesquisa o crediário cujo pagamento queira ser encontrado. Ao entrar na tela, o usuário clica no ícone de</w:t>
      </w:r>
      <w:r>
        <w:rPr>
          <w:rFonts w:ascii="Times New Roman" w:hAnsi="Times New Roman" w:eastAsia="Times New Roman" w:cs="Times New Roman"/>
          <w:i/>
          <w:sz w:val="24"/>
          <w:szCs w:val="24"/>
        </w:rPr>
        <w:t xml:space="preserve"> "Pagamentos”</w:t>
      </w:r>
      <w:r>
        <w:rPr>
          <w:rFonts w:ascii="Times New Roman" w:hAnsi="Times New Roman" w:eastAsia="Times New Roman" w:cs="Times New Roman"/>
          <w:sz w:val="24"/>
          <w:szCs w:val="24"/>
        </w:rPr>
        <w:t xml:space="preserve">. </w:t>
      </w:r>
    </w:p>
    <w:p w:rsidR="00583051" w:rsidRDefault="007B76CE" w14:paraId="00000307"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Então carrega-se inicialmente todos os pagamentos realizados pelo cliente daquele crediário. </w:t>
      </w:r>
    </w:p>
    <w:p w:rsidR="00583051" w:rsidRDefault="007B76CE" w14:paraId="00000308"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Pensando em melhorar a usabilidade, a funcionalidade de filtro por data e valor foi desenvolvida: Informa-se uma data inicial e final, assim como um valor inicial e final. No caso </w:t>
      </w:r>
      <w:r>
        <w:rPr>
          <w:rFonts w:ascii="Times New Roman" w:hAnsi="Times New Roman" w:eastAsia="Times New Roman" w:cs="Times New Roman"/>
          <w:sz w:val="24"/>
          <w:szCs w:val="24"/>
        </w:rPr>
        <w:lastRenderedPageBreak/>
        <w:t xml:space="preserve">em que o lojista queira, por exemplo, saber pagamentos de 02/03/2020 a 15/04/2020 e/ou valores de R$15,70 a R$45,68. </w:t>
      </w:r>
    </w:p>
    <w:p w:rsidR="00583051" w:rsidP="00147180" w:rsidRDefault="007B76CE" w14:paraId="00000309" w14:textId="77777777">
      <w:pPr>
        <w:pStyle w:val="titulo3"/>
      </w:pPr>
      <w:bookmarkStart w:name="_heading=h.279ka65" w:colFirst="0" w:colLast="0" w:id="181"/>
      <w:bookmarkStart w:name="_Toc43239449" w:id="182"/>
      <w:bookmarkEnd w:id="181"/>
      <w:r>
        <w:t>4.4.9 Excluir o pagamento</w:t>
      </w:r>
      <w:bookmarkEnd w:id="182"/>
    </w:p>
    <w:p w:rsidR="00583051" w:rsidRDefault="007B76CE" w14:paraId="0000030A"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 O usuário pode excluir um pagamento, o mesmo é excluído fisicamente do banco de dados. Para excluir, o usuário acessa a busca de pagamento, conforme descrito na seção 4.4.8</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 xml:space="preserve">e na listagem, o usuário escolhe o pagamento a ser removido clicando sobre o mesmo e arrastando para a esquerda. </w:t>
      </w:r>
    </w:p>
    <w:p w:rsidR="00583051" w:rsidRDefault="007B76CE" w14:paraId="0000030B"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Ao fazer isso, o lojista visualiza botão de exclusão com o ícone de uma lixeira, seguindo o princípio de metáforas abordado na seção 4.2.2. Então,quando clicado, o botão exibe um aviso solicitando a atenção do usuário bem como a confirmação do mesmo. </w:t>
      </w:r>
    </w:p>
    <w:p w:rsidR="00583051" w:rsidRDefault="007B76CE" w14:paraId="0000030C" w14:textId="77777777">
      <w:pPr>
        <w:spacing w:line="360" w:lineRule="auto"/>
        <w:ind w:firstLine="720"/>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Após a confirmação da operação, o pagamento é excluído. Após a remoção, o pagamento não será mais encontrado pois o mesmo não existirá na base de dados.</w:t>
      </w:r>
    </w:p>
    <w:p w:rsidR="00583051" w:rsidP="00147180" w:rsidRDefault="007B76CE" w14:paraId="0000030D" w14:textId="77777777">
      <w:pPr>
        <w:pStyle w:val="titulo3"/>
      </w:pPr>
      <w:bookmarkStart w:name="_heading=h.meukdy" w:colFirst="0" w:colLast="0" w:id="183"/>
      <w:bookmarkStart w:name="_Toc43239450" w:id="184"/>
      <w:bookmarkEnd w:id="183"/>
      <w:r>
        <w:t>4.4.10 Geração de crédito</w:t>
      </w:r>
      <w:bookmarkEnd w:id="184"/>
    </w:p>
    <w:p w:rsidR="00583051" w:rsidRDefault="007B76CE" w14:paraId="0000030E"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Caso o cliente cancele uma compra após já ter pago a mesma, o dinheiro não é devolvido, então esse pagamento entra como crédito. Exemplo: No dia 17/03/2020 o cliente realizou uma compra no valor de R$ 50,00 e deu uma entrada de R$ 20,00, passando a dever R$ 30,00. No dia 18/03/2020, o cliente retorna a loja solicitando a devolução da roupa. Os R$ 20,00 não são devolvidos mas sim, computados como crédito na ficha do cliente.</w:t>
      </w:r>
    </w:p>
    <w:p w:rsidR="00583051" w:rsidRDefault="007B76CE" w14:paraId="0000030F"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 usuário do aplicativo acessa o fluxo de exclusão da venda (Seção 4.4.7) e cancela a mesma, após fazer isso, a diferença é automaticamente colocada como crédito na ficha, deixando inclusive o número disposto em verde, indicando assim um valor positivo - Seguindo o princípio de metáforas abordado na seção 4.2.2. </w:t>
      </w:r>
    </w:p>
    <w:p w:rsidR="00583051" w:rsidP="00147180" w:rsidRDefault="007B76CE" w14:paraId="00000310" w14:textId="77777777">
      <w:pPr>
        <w:pStyle w:val="titulo3"/>
      </w:pPr>
      <w:bookmarkStart w:name="_Toc43239451" w:id="185"/>
      <w:r>
        <w:t>4.4.11 Histórico de crédito</w:t>
      </w:r>
      <w:bookmarkEnd w:id="185"/>
    </w:p>
    <w:p w:rsidR="00583051" w:rsidRDefault="007B76CE" w14:paraId="00000311"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 xml:space="preserve">Todas as vezes que um crédito é gerado ou utilizado, tais transações são persistidas a fim de guardar um histórico seguindo um modelo de extrato para futuros esclarecimentos ao cliente. </w:t>
      </w:r>
    </w:p>
    <w:p w:rsidR="00583051" w:rsidRDefault="007B76CE" w14:paraId="00000312"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Como no caso em que o cliente possui um crédito de R$ 25,00 (vinte e cinco reais) e efetua uma compra de R$ 20,00 (vinte reais). Então um registro de uso de R$ 20,00 (vinte reais) é persistido na base. Tal extrato pode ser visualizado ao pressionar-se o botão “Histórico” na tela do detalhamento do crediário. Na tela de histórico, o lojista pode visualizar o extrato dos valores debitados e creditados para o cliente em questão. </w:t>
      </w:r>
    </w:p>
    <w:p w:rsidR="00583051" w:rsidP="00147180" w:rsidRDefault="007B76CE" w14:paraId="00000313" w14:textId="77777777">
      <w:pPr>
        <w:pStyle w:val="titulo3"/>
      </w:pPr>
      <w:bookmarkStart w:name="_heading=h.36ei31r" w:colFirst="0" w:colLast="0" w:id="186"/>
      <w:bookmarkStart w:name="_Toc43239452" w:id="187"/>
      <w:bookmarkEnd w:id="186"/>
      <w:r>
        <w:lastRenderedPageBreak/>
        <w:t>4.4.12 Compartilhamento de crediário por WhatsApp</w:t>
      </w:r>
      <w:bookmarkEnd w:id="187"/>
    </w:p>
    <w:p w:rsidR="00583051" w:rsidRDefault="007B76CE" w14:paraId="00000314"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Caso o cliente solicite remotamente um resumo atual da ficha, então o lojista encontra o detalhamento do crediário e pressiona um botão de compartilhamento na tela. Fazendo isso, o extrato é enviado no WhatsApp do solicitante.</w:t>
      </w:r>
    </w:p>
    <w:p w:rsidR="00583051" w:rsidRDefault="007B76CE" w14:paraId="00000315"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que o fluxo ficasse mais performático, adotou-se a integração do número cadastrado no aplicativo com o número a ser enviado no WhatsApp, isto é, caso o cliente em questão possua o número de contato cadastrado no </w:t>
      </w:r>
      <w:r>
        <w:rPr>
          <w:rFonts w:ascii="Times New Roman" w:hAnsi="Times New Roman" w:eastAsia="Times New Roman" w:cs="Times New Roman"/>
          <w:i/>
          <w:sz w:val="24"/>
          <w:szCs w:val="24"/>
        </w:rPr>
        <w:t>EasyStore</w:t>
      </w:r>
      <w:r>
        <w:rPr>
          <w:rFonts w:ascii="Times New Roman" w:hAnsi="Times New Roman" w:eastAsia="Times New Roman" w:cs="Times New Roman"/>
          <w:sz w:val="24"/>
          <w:szCs w:val="24"/>
        </w:rPr>
        <w:t xml:space="preserve">, ao pressionar-se o botão de compartilhamento, a mensagem de resumo de crediário é então enviada automaticamente, não sendo necessária outras ações. Por outro lado, quando o solicitante não possuir um número de contato cadastrado, então, ao pressionar-se o botão de compartilhamento, o lojista precisa selecionar o contato no WhatsApp. </w:t>
      </w:r>
    </w:p>
    <w:p w:rsidR="00583051" w:rsidP="00147180" w:rsidRDefault="007B76CE" w14:paraId="00000316" w14:textId="77777777">
      <w:pPr>
        <w:pStyle w:val="titulo3"/>
      </w:pPr>
      <w:bookmarkStart w:name="_heading=h.1ljsd9k" w:colFirst="0" w:colLast="0" w:id="188"/>
      <w:bookmarkStart w:name="_Toc43239453" w:id="189"/>
      <w:bookmarkEnd w:id="188"/>
      <w:r>
        <w:t>4.4.13 Geração de relatórios</w:t>
      </w:r>
      <w:bookmarkEnd w:id="189"/>
    </w:p>
    <w:p w:rsidR="00583051" w:rsidRDefault="007B76CE" w14:paraId="00000317" w14:textId="6D7F7DB6">
      <w:pPr>
        <w:spacing w:line="360" w:lineRule="auto"/>
        <w:ind w:firstLine="720"/>
        <w:jc w:val="both"/>
      </w:pPr>
      <w:r>
        <w:rPr>
          <w:rFonts w:ascii="Times New Roman" w:hAnsi="Times New Roman" w:eastAsia="Times New Roman" w:cs="Times New Roman"/>
          <w:sz w:val="24"/>
          <w:szCs w:val="24"/>
        </w:rPr>
        <w:t xml:space="preserve">Caso os administradores da loja queiram acessar os relatórios disponíveis no aplicativo, basta dirigir-se à tela inicial do aplicativo e no menu inferior pressionar o botão “Relatórios”. Então a tela com a lista dos relatórios disponíveis será exibida: </w:t>
      </w:r>
      <w:r w:rsidR="009549CC">
        <w:rPr>
          <w:rFonts w:ascii="Times New Roman" w:hAnsi="Times New Roman" w:eastAsia="Times New Roman" w:cs="Times New Roman"/>
          <w:sz w:val="24"/>
          <w:szCs w:val="24"/>
        </w:rPr>
        <w:t>O percentual de pagamentos com os métodos disponíveis (dinheiro, cartão de débito e crédito)</w:t>
      </w:r>
      <w:r>
        <w:rPr>
          <w:rFonts w:ascii="Times New Roman" w:hAnsi="Times New Roman" w:eastAsia="Times New Roman" w:cs="Times New Roman"/>
          <w:sz w:val="24"/>
          <w:szCs w:val="24"/>
        </w:rPr>
        <w:t xml:space="preserve">, total de </w:t>
      </w:r>
      <w:r w:rsidR="009549CC">
        <w:rPr>
          <w:rFonts w:ascii="Times New Roman" w:hAnsi="Times New Roman" w:eastAsia="Times New Roman" w:cs="Times New Roman"/>
          <w:sz w:val="24"/>
          <w:szCs w:val="24"/>
        </w:rPr>
        <w:t>clientes no aplicativo e também um gráfico de Pareto mostrando o total das vendas e pagamentos mensais do ano.</w:t>
      </w:r>
      <w:r>
        <w:rPr>
          <w:rFonts w:ascii="Times New Roman" w:hAnsi="Times New Roman" w:eastAsia="Times New Roman" w:cs="Times New Roman"/>
          <w:sz w:val="24"/>
          <w:szCs w:val="24"/>
        </w:rPr>
        <w:t xml:space="preserve"> </w:t>
      </w:r>
    </w:p>
    <w:p w:rsidR="00583051" w:rsidP="00147180" w:rsidRDefault="007B76CE" w14:paraId="00000318" w14:textId="77777777">
      <w:pPr>
        <w:pStyle w:val="titulo2"/>
        <w:numPr>
          <w:ilvl w:val="0"/>
          <w:numId w:val="0"/>
        </w:numPr>
        <w:ind w:left="426" w:hanging="426"/>
        <w:rPr>
          <w:b/>
        </w:rPr>
      </w:pPr>
      <w:bookmarkStart w:name="_heading=h.45jfvxd" w:colFirst="0" w:colLast="0" w:id="190"/>
      <w:bookmarkStart w:name="_Toc43239454" w:id="191"/>
      <w:bookmarkEnd w:id="190"/>
      <w:r>
        <w:rPr>
          <w:b/>
        </w:rPr>
        <w:t>4.5 Considerações finais</w:t>
      </w:r>
      <w:bookmarkEnd w:id="191"/>
    </w:p>
    <w:p w:rsidR="00583051" w:rsidRDefault="007B76CE" w14:paraId="00000319"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Neste Capítulo foi descrito o processo de desenvolvimento do aplicativo </w:t>
      </w:r>
      <w:r>
        <w:rPr>
          <w:rFonts w:ascii="Times New Roman" w:hAnsi="Times New Roman" w:eastAsia="Times New Roman" w:cs="Times New Roman"/>
          <w:i/>
          <w:sz w:val="24"/>
          <w:szCs w:val="24"/>
        </w:rPr>
        <w:t>Easystore</w:t>
      </w:r>
      <w:r>
        <w:rPr>
          <w:rFonts w:ascii="Times New Roman" w:hAnsi="Times New Roman" w:eastAsia="Times New Roman" w:cs="Times New Roman"/>
          <w:sz w:val="24"/>
          <w:szCs w:val="24"/>
        </w:rPr>
        <w:t>, que se propõe a organizar crediários de clientes de lojas de itens diversos.</w:t>
      </w:r>
    </w:p>
    <w:p w:rsidR="00583051" w:rsidRDefault="007B76CE" w14:paraId="0000031A" w14:textId="13F603C8">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produto gerado é um aplicativo multiplataforma (Android, iOS e Windows Phone) para testes e avaliações, cujos resultados serão discutidos no próximo capítulo.</w:t>
      </w:r>
    </w:p>
    <w:p w:rsidR="00B12280" w:rsidRDefault="00B12280" w14:paraId="5FFBBC9D" w14:textId="577FAC46">
      <w:pPr>
        <w:spacing w:line="360" w:lineRule="auto"/>
        <w:ind w:firstLine="720"/>
        <w:jc w:val="both"/>
        <w:rPr>
          <w:rFonts w:ascii="Times New Roman" w:hAnsi="Times New Roman" w:eastAsia="Times New Roman" w:cs="Times New Roman"/>
          <w:sz w:val="24"/>
          <w:szCs w:val="24"/>
        </w:rPr>
      </w:pPr>
    </w:p>
    <w:p w:rsidR="00B12280" w:rsidRDefault="00B12280" w14:paraId="5800E015" w14:textId="34A159A0">
      <w:pPr>
        <w:spacing w:line="360" w:lineRule="auto"/>
        <w:ind w:firstLine="720"/>
        <w:jc w:val="both"/>
        <w:rPr>
          <w:rFonts w:ascii="Times New Roman" w:hAnsi="Times New Roman" w:eastAsia="Times New Roman" w:cs="Times New Roman"/>
          <w:sz w:val="24"/>
          <w:szCs w:val="24"/>
        </w:rPr>
      </w:pPr>
    </w:p>
    <w:p w:rsidR="00B12280" w:rsidRDefault="00B12280" w14:paraId="2CF81A5B" w14:textId="4517D69F">
      <w:pPr>
        <w:spacing w:line="360" w:lineRule="auto"/>
        <w:ind w:firstLine="720"/>
        <w:jc w:val="both"/>
        <w:rPr>
          <w:rFonts w:ascii="Times New Roman" w:hAnsi="Times New Roman" w:eastAsia="Times New Roman" w:cs="Times New Roman"/>
          <w:sz w:val="24"/>
          <w:szCs w:val="24"/>
        </w:rPr>
      </w:pPr>
    </w:p>
    <w:p w:rsidR="00B12280" w:rsidRDefault="00B12280" w14:paraId="3E916921" w14:textId="6B7AE8E2">
      <w:pPr>
        <w:spacing w:line="360" w:lineRule="auto"/>
        <w:ind w:firstLine="720"/>
        <w:jc w:val="both"/>
        <w:rPr>
          <w:rFonts w:ascii="Times New Roman" w:hAnsi="Times New Roman" w:eastAsia="Times New Roman" w:cs="Times New Roman"/>
          <w:sz w:val="24"/>
          <w:szCs w:val="24"/>
        </w:rPr>
      </w:pPr>
    </w:p>
    <w:p w:rsidR="00B12280" w:rsidRDefault="00B12280" w14:paraId="65451465" w14:textId="262C4EEB">
      <w:pPr>
        <w:spacing w:line="360" w:lineRule="auto"/>
        <w:ind w:firstLine="720"/>
        <w:jc w:val="both"/>
        <w:rPr>
          <w:rFonts w:ascii="Times New Roman" w:hAnsi="Times New Roman" w:eastAsia="Times New Roman" w:cs="Times New Roman"/>
          <w:sz w:val="24"/>
          <w:szCs w:val="24"/>
        </w:rPr>
      </w:pPr>
    </w:p>
    <w:p w:rsidR="00B12280" w:rsidRDefault="00B12280" w14:paraId="0CDC5A40" w14:textId="7C7F0AA9">
      <w:pPr>
        <w:spacing w:line="360" w:lineRule="auto"/>
        <w:ind w:firstLine="720"/>
        <w:jc w:val="both"/>
        <w:rPr>
          <w:rFonts w:ascii="Times New Roman" w:hAnsi="Times New Roman" w:eastAsia="Times New Roman" w:cs="Times New Roman"/>
          <w:sz w:val="24"/>
          <w:szCs w:val="24"/>
        </w:rPr>
      </w:pPr>
    </w:p>
    <w:p w:rsidR="00B12280" w:rsidRDefault="00B12280" w14:paraId="30C8E530" w14:textId="77777777">
      <w:pPr>
        <w:spacing w:line="360" w:lineRule="auto"/>
        <w:ind w:firstLine="720"/>
        <w:jc w:val="both"/>
        <w:rPr>
          <w:rFonts w:ascii="Times New Roman" w:hAnsi="Times New Roman" w:eastAsia="Times New Roman" w:cs="Times New Roman"/>
          <w:sz w:val="24"/>
          <w:szCs w:val="24"/>
        </w:rPr>
      </w:pPr>
    </w:p>
    <w:p w:rsidR="00583051" w:rsidRDefault="00583051" w14:paraId="0000031B" w14:textId="77777777">
      <w:pPr>
        <w:spacing w:line="360" w:lineRule="auto"/>
        <w:ind w:firstLine="720"/>
        <w:jc w:val="both"/>
        <w:rPr>
          <w:rFonts w:ascii="Times New Roman" w:hAnsi="Times New Roman" w:eastAsia="Times New Roman" w:cs="Times New Roman"/>
          <w:sz w:val="24"/>
          <w:szCs w:val="24"/>
        </w:rPr>
      </w:pPr>
    </w:p>
    <w:p w:rsidR="00583051" w:rsidP="00147180" w:rsidRDefault="007B76CE" w14:paraId="00000335" w14:textId="4B68EB36">
      <w:pPr>
        <w:pStyle w:val="Title"/>
      </w:pPr>
      <w:bookmarkStart w:name="_heading=h.2koq656" w:colFirst="0" w:colLast="0" w:id="192"/>
      <w:bookmarkStart w:name="_Toc43239455" w:id="193"/>
      <w:bookmarkEnd w:id="192"/>
      <w:r>
        <w:lastRenderedPageBreak/>
        <w:t>5. A</w:t>
      </w:r>
      <w:r w:rsidR="00147180">
        <w:t>NÁLISE E DISCUSSÃO DOS RESULTADOS</w:t>
      </w:r>
      <w:bookmarkEnd w:id="193"/>
    </w:p>
    <w:p w:rsidR="00583051" w:rsidRDefault="007B76CE" w14:paraId="00000336" w14:textId="77777777">
      <w:pPr>
        <w:spacing w:line="360" w:lineRule="auto"/>
        <w:ind w:right="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Neste capítulo, serão analisados os resultados obtidos com os testes e uso da ferramenta em uma loja de roupas, na cidade de Taquaritinga, estado de São Paulo. </w:t>
      </w:r>
    </w:p>
    <w:p w:rsidR="00583051" w:rsidRDefault="007B76CE" w14:paraId="00000337" w14:textId="77777777">
      <w:pPr>
        <w:spacing w:line="360" w:lineRule="auto"/>
        <w:ind w:right="20" w:firstLine="720"/>
        <w:jc w:val="both"/>
        <w:rPr>
          <w:rFonts w:ascii="Times New Roman" w:hAnsi="Times New Roman" w:eastAsia="Times New Roman" w:cs="Times New Roman"/>
          <w:b/>
        </w:rPr>
      </w:pPr>
      <w:r>
        <w:rPr>
          <w:rFonts w:ascii="Times New Roman" w:hAnsi="Times New Roman" w:eastAsia="Times New Roman" w:cs="Times New Roman"/>
          <w:sz w:val="24"/>
          <w:szCs w:val="24"/>
        </w:rPr>
        <w:t>A análise visa validar a aceitação do modelo de negócio e desenvolvimento da ferramenta, atestando empiricamente como a mesma fez-se útil no cotidiano de pessoas que lidam diretamente com a manipulação de crediários.</w:t>
      </w:r>
    </w:p>
    <w:p w:rsidR="00583051" w:rsidP="00147180" w:rsidRDefault="007B76CE" w14:paraId="00000338" w14:textId="77777777">
      <w:pPr>
        <w:pStyle w:val="titulo2"/>
        <w:numPr>
          <w:ilvl w:val="0"/>
          <w:numId w:val="0"/>
        </w:numPr>
        <w:ind w:left="426" w:hanging="426"/>
      </w:pPr>
      <w:bookmarkStart w:name="_heading=h.zu0gcz" w:colFirst="0" w:colLast="0" w:id="194"/>
      <w:bookmarkStart w:name="_Toc43239456" w:id="195"/>
      <w:bookmarkEnd w:id="194"/>
      <w:r>
        <w:rPr>
          <w:b/>
        </w:rPr>
        <w:t>5.1 Teste de usabilidade</w:t>
      </w:r>
      <w:bookmarkEnd w:id="195"/>
      <w:r>
        <w:t xml:space="preserve"> </w:t>
      </w:r>
    </w:p>
    <w:p w:rsidR="00583051" w:rsidRDefault="007B76CE" w14:paraId="00000339"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processo de desenvolvimento de software envolve uma série de atividades em que, apesar dos métodos, técnicas e ferramentas empregados, erros no produto ainda podem ocorrer (PRESSMAN, 1997).</w:t>
      </w:r>
    </w:p>
    <w:p w:rsidR="00583051" w:rsidRDefault="007B76CE" w14:paraId="0000033A"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a avaliação da primeira versão do aplicativo, criou-se um servidor utilizando a plataforma do Google </w:t>
      </w:r>
      <w:r>
        <w:rPr>
          <w:rFonts w:ascii="Times New Roman" w:hAnsi="Times New Roman" w:eastAsia="Times New Roman" w:cs="Times New Roman"/>
          <w:i/>
          <w:sz w:val="24"/>
          <w:szCs w:val="24"/>
        </w:rPr>
        <w:t>Cloud</w:t>
      </w:r>
      <w:r>
        <w:rPr>
          <w:rFonts w:ascii="Times New Roman" w:hAnsi="Times New Roman" w:eastAsia="Times New Roman" w:cs="Times New Roman"/>
          <w:sz w:val="24"/>
          <w:szCs w:val="24"/>
        </w:rPr>
        <w:t xml:space="preserve"> para que a aplicação </w:t>
      </w:r>
      <w:r>
        <w:rPr>
          <w:rFonts w:ascii="Times New Roman" w:hAnsi="Times New Roman" w:eastAsia="Times New Roman" w:cs="Times New Roman"/>
          <w:i/>
          <w:sz w:val="24"/>
          <w:szCs w:val="24"/>
        </w:rPr>
        <w:t xml:space="preserve">Backend </w:t>
      </w:r>
      <w:r>
        <w:rPr>
          <w:rFonts w:ascii="Times New Roman" w:hAnsi="Times New Roman" w:eastAsia="Times New Roman" w:cs="Times New Roman"/>
          <w:sz w:val="24"/>
          <w:szCs w:val="24"/>
        </w:rPr>
        <w:t xml:space="preserve">pudesse conectar-se ao banco de dados e começasse a receber e responder requisições HTTP (seção 2.2.2.1). Com a base de dados criada no servidor, um usuário beta foi inserido manualmente e a aplicação passou por duas fases de testes descritas nos subcapítulos a seguir: iniciais com testadores e de usabilidade com potenciais usuários. </w:t>
      </w:r>
    </w:p>
    <w:p w:rsidR="00583051" w:rsidRDefault="007B76CE" w14:paraId="0000033B" w14:textId="77777777">
      <w:pPr>
        <w:spacing w:line="360" w:lineRule="auto"/>
        <w:ind w:firstLine="720"/>
        <w:jc w:val="both"/>
        <w:rPr>
          <w:rFonts w:ascii="Times New Roman" w:hAnsi="Times New Roman" w:eastAsia="Times New Roman" w:cs="Times New Roman"/>
        </w:rPr>
      </w:pPr>
      <w:r>
        <w:rPr>
          <w:rFonts w:ascii="Times New Roman" w:hAnsi="Times New Roman" w:eastAsia="Times New Roman" w:cs="Times New Roman"/>
          <w:sz w:val="24"/>
          <w:szCs w:val="24"/>
        </w:rPr>
        <w:t xml:space="preserve">O aplicativo não foi disponibilizado na loja de aplicativos, portanto, foi instalado presencialmente nos celulares dos envolvidos com a validação da ferramenta. </w:t>
      </w:r>
    </w:p>
    <w:p w:rsidR="00583051" w:rsidP="008550DF" w:rsidRDefault="007B76CE" w14:paraId="0000033C" w14:textId="77777777">
      <w:pPr>
        <w:pStyle w:val="titulo3"/>
      </w:pPr>
      <w:bookmarkStart w:name="_heading=h.3jtnz0s" w:colFirst="0" w:colLast="0" w:id="196"/>
      <w:bookmarkStart w:name="_Toc43239457" w:id="197"/>
      <w:bookmarkEnd w:id="196"/>
      <w:r>
        <w:t>5.1.1 Testes iniciais</w:t>
      </w:r>
      <w:bookmarkEnd w:id="197"/>
    </w:p>
    <w:p w:rsidR="00583051" w:rsidRDefault="007B76CE" w14:paraId="0000033D"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Antes da liberação para testes com os potenciais usuários, dois testadores profissionais se disponibilizaram a realizar os testes iniciais da ferramenta desenvolvida  a fim de encontrar fluxos essenciais com problemas e também, contribuir com sugestões.  </w:t>
      </w:r>
    </w:p>
    <w:p w:rsidR="00583051" w:rsidRDefault="007B76CE" w14:paraId="0000033E"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essa parte do trabalho utilizou-se o modelo ágil denominado Kanban.  Tal modelo foi escolhido porque segundo </w:t>
      </w:r>
      <w:r>
        <w:rPr>
          <w:rFonts w:ascii="Times New Roman" w:hAnsi="Times New Roman" w:eastAsia="Times New Roman" w:cs="Times New Roman"/>
          <w:sz w:val="24"/>
          <w:szCs w:val="24"/>
          <w:highlight w:val="white"/>
        </w:rPr>
        <w:t xml:space="preserve">Brechner </w:t>
      </w:r>
      <w:r>
        <w:rPr>
          <w:rFonts w:ascii="Times New Roman" w:hAnsi="Times New Roman" w:eastAsia="Times New Roman" w:cs="Times New Roman"/>
          <w:sz w:val="24"/>
          <w:szCs w:val="24"/>
        </w:rPr>
        <w:t xml:space="preserve">(2015), o Kanban é um sistema com uma abordagem relacionada à produção, o mesmo controla o fluxo de trabalho de vários processos usando um conjunto de regras simples com o intuito de maximizar a eficiência do projeto.  Anderson (2011) complementa  que em um sistema Kanban, as tarefas são escritas em um </w:t>
      </w:r>
      <w:r>
        <w:rPr>
          <w:rFonts w:ascii="Times New Roman" w:hAnsi="Times New Roman" w:eastAsia="Times New Roman" w:cs="Times New Roman"/>
          <w:i/>
          <w:sz w:val="24"/>
          <w:szCs w:val="24"/>
        </w:rPr>
        <w:t xml:space="preserve">card </w:t>
      </w:r>
      <w:r>
        <w:rPr>
          <w:rFonts w:ascii="Times New Roman" w:hAnsi="Times New Roman" w:eastAsia="Times New Roman" w:cs="Times New Roman"/>
          <w:sz w:val="24"/>
          <w:szCs w:val="24"/>
        </w:rPr>
        <w:t>(bloco de notas, adesivo) e depois vinculados a um quadro com várias colunas. Conforme as pessoas envolvidas finalizam as tarefas, eles movem as tarefas para a coluna ao lado, representando que um processo do sistema de produção foi finalizado e que a tarefa progrediu para o próximo estágio. Fazendo isso, economiza-se energia, tempo, dinheiro e desperdício.</w:t>
      </w:r>
    </w:p>
    <w:p w:rsidR="00583051" w:rsidRDefault="007B76CE" w14:paraId="0000033F"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Abaixo encontra-se o quadro Kanban utilizado. O mesmo divide-se em cinco colunas, são elas:</w:t>
      </w:r>
    </w:p>
    <w:p w:rsidRPr="00360090" w:rsidR="00583051" w:rsidP="00F41DC3" w:rsidRDefault="007B76CE" w14:paraId="00000340" w14:textId="1A9FC8DB">
      <w:pPr>
        <w:pStyle w:val="ListParagraph"/>
        <w:numPr>
          <w:ilvl w:val="0"/>
          <w:numId w:val="9"/>
        </w:numPr>
        <w:spacing w:line="360" w:lineRule="auto"/>
        <w:jc w:val="both"/>
        <w:rPr>
          <w:rFonts w:ascii="Times New Roman" w:hAnsi="Times New Roman" w:eastAsia="Times New Roman" w:cs="Times New Roman"/>
          <w:sz w:val="24"/>
          <w:szCs w:val="24"/>
        </w:rPr>
      </w:pPr>
      <w:r w:rsidRPr="00360090">
        <w:rPr>
          <w:rFonts w:ascii="Times New Roman" w:hAnsi="Times New Roman" w:eastAsia="Times New Roman" w:cs="Times New Roman"/>
          <w:i/>
          <w:sz w:val="24"/>
          <w:szCs w:val="24"/>
        </w:rPr>
        <w:t>TO DO</w:t>
      </w:r>
      <w:r w:rsidRPr="00360090">
        <w:rPr>
          <w:rFonts w:ascii="Times New Roman" w:hAnsi="Times New Roman" w:eastAsia="Times New Roman" w:cs="Times New Roman"/>
          <w:sz w:val="24"/>
          <w:szCs w:val="24"/>
        </w:rPr>
        <w:t>: Os bugs encontrados pelos testadores foram inicialmente colocados nessa coluna para o desenvolvedor avaliar a urgência de cada um e começar a resolução;</w:t>
      </w:r>
    </w:p>
    <w:p w:rsidR="00583051" w:rsidP="00F41DC3" w:rsidRDefault="007B76CE" w14:paraId="00000341" w14:textId="77777777">
      <w:pPr>
        <w:numPr>
          <w:ilvl w:val="0"/>
          <w:numId w:val="9"/>
        </w:numPr>
        <w:spacing w:line="360" w:lineRule="auto"/>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 xml:space="preserve">Doing: </w:t>
      </w:r>
      <w:r>
        <w:rPr>
          <w:rFonts w:ascii="Times New Roman" w:hAnsi="Times New Roman" w:eastAsia="Times New Roman" w:cs="Times New Roman"/>
          <w:sz w:val="24"/>
          <w:szCs w:val="24"/>
        </w:rPr>
        <w:t xml:space="preserve">O desenvolvedor ao escolher um bug para resolver, arrasta o </w:t>
      </w:r>
      <w:r>
        <w:rPr>
          <w:rFonts w:ascii="Times New Roman" w:hAnsi="Times New Roman" w:eastAsia="Times New Roman" w:cs="Times New Roman"/>
          <w:i/>
          <w:sz w:val="24"/>
          <w:szCs w:val="24"/>
        </w:rPr>
        <w:t xml:space="preserve">card </w:t>
      </w:r>
      <w:r>
        <w:rPr>
          <w:rFonts w:ascii="Times New Roman" w:hAnsi="Times New Roman" w:eastAsia="Times New Roman" w:cs="Times New Roman"/>
          <w:sz w:val="24"/>
          <w:szCs w:val="24"/>
        </w:rPr>
        <w:t>para esta coluna e o mesmo permanece ali até que o processo de desenvolvimento da correção (análise do código causador do problema, desenvolvimento de algoritmo de solução e testes de desenvolvimento) seja finalizado;</w:t>
      </w:r>
    </w:p>
    <w:p w:rsidR="00583051" w:rsidP="00F41DC3" w:rsidRDefault="007B76CE" w14:paraId="00000342" w14:textId="77777777">
      <w:pPr>
        <w:numPr>
          <w:ilvl w:val="0"/>
          <w:numId w:val="9"/>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i/>
          <w:sz w:val="24"/>
          <w:szCs w:val="24"/>
        </w:rPr>
        <w:t>Validating:</w:t>
      </w:r>
      <w:r>
        <w:rPr>
          <w:rFonts w:ascii="Times New Roman" w:hAnsi="Times New Roman" w:eastAsia="Times New Roman" w:cs="Times New Roman"/>
          <w:sz w:val="24"/>
          <w:szCs w:val="24"/>
        </w:rPr>
        <w:t xml:space="preserve"> Ao finalizar a correção e atualizar o repositório com código, o desenvolvedor arrasta o </w:t>
      </w:r>
      <w:r>
        <w:rPr>
          <w:rFonts w:ascii="Times New Roman" w:hAnsi="Times New Roman" w:eastAsia="Times New Roman" w:cs="Times New Roman"/>
          <w:i/>
          <w:sz w:val="24"/>
          <w:szCs w:val="24"/>
        </w:rPr>
        <w:t xml:space="preserve">card </w:t>
      </w:r>
      <w:r>
        <w:rPr>
          <w:rFonts w:ascii="Times New Roman" w:hAnsi="Times New Roman" w:eastAsia="Times New Roman" w:cs="Times New Roman"/>
          <w:sz w:val="24"/>
          <w:szCs w:val="24"/>
        </w:rPr>
        <w:t xml:space="preserve">para essa coluna. Então, quando um dos testadores estiver disponível, irá pegar o mesmo e validar se o fluxo foi realmente corrigido. Caso o testador identifique que o erro ainda persiste, retorna o </w:t>
      </w:r>
      <w:r>
        <w:rPr>
          <w:rFonts w:ascii="Times New Roman" w:hAnsi="Times New Roman" w:eastAsia="Times New Roman" w:cs="Times New Roman"/>
          <w:i/>
          <w:sz w:val="24"/>
          <w:szCs w:val="24"/>
        </w:rPr>
        <w:t xml:space="preserve">card </w:t>
      </w:r>
      <w:r>
        <w:rPr>
          <w:rFonts w:ascii="Times New Roman" w:hAnsi="Times New Roman" w:eastAsia="Times New Roman" w:cs="Times New Roman"/>
          <w:sz w:val="24"/>
          <w:szCs w:val="24"/>
        </w:rPr>
        <w:t xml:space="preserve">para a coluna </w:t>
      </w:r>
      <w:r>
        <w:rPr>
          <w:rFonts w:ascii="Times New Roman" w:hAnsi="Times New Roman" w:eastAsia="Times New Roman" w:cs="Times New Roman"/>
          <w:i/>
          <w:sz w:val="24"/>
          <w:szCs w:val="24"/>
        </w:rPr>
        <w:t xml:space="preserve">TO DO, </w:t>
      </w:r>
      <w:r>
        <w:rPr>
          <w:rFonts w:ascii="Times New Roman" w:hAnsi="Times New Roman" w:eastAsia="Times New Roman" w:cs="Times New Roman"/>
          <w:sz w:val="24"/>
          <w:szCs w:val="24"/>
        </w:rPr>
        <w:t>fazendo  com que o desenvolvedor revise o problema bem como a solução previamente estipulada;</w:t>
      </w:r>
    </w:p>
    <w:p w:rsidR="00583051" w:rsidP="00F41DC3" w:rsidRDefault="007B76CE" w14:paraId="00000343" w14:textId="77777777">
      <w:pPr>
        <w:numPr>
          <w:ilvl w:val="0"/>
          <w:numId w:val="9"/>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i/>
          <w:sz w:val="24"/>
          <w:szCs w:val="24"/>
        </w:rPr>
        <w:t>Done:</w:t>
      </w:r>
      <w:r>
        <w:rPr>
          <w:rFonts w:ascii="Times New Roman" w:hAnsi="Times New Roman" w:eastAsia="Times New Roman" w:cs="Times New Roman"/>
          <w:sz w:val="24"/>
          <w:szCs w:val="24"/>
        </w:rPr>
        <w:t xml:space="preserve"> Caso o testador aprove a correção do problema, o mesmo coloca o </w:t>
      </w:r>
      <w:r>
        <w:rPr>
          <w:rFonts w:ascii="Times New Roman" w:hAnsi="Times New Roman" w:eastAsia="Times New Roman" w:cs="Times New Roman"/>
          <w:i/>
          <w:sz w:val="24"/>
          <w:szCs w:val="24"/>
        </w:rPr>
        <w:t xml:space="preserve">card </w:t>
      </w:r>
      <w:r>
        <w:rPr>
          <w:rFonts w:ascii="Times New Roman" w:hAnsi="Times New Roman" w:eastAsia="Times New Roman" w:cs="Times New Roman"/>
          <w:sz w:val="24"/>
          <w:szCs w:val="24"/>
        </w:rPr>
        <w:t>nesta coluna. Tal coluna faz se essencial pois é através da mesma que se mantém um histórico de todos os problemas evidenciados, corrigidos e avaliados até o momento na ferramenta de estudo.</w:t>
      </w:r>
    </w:p>
    <w:p w:rsidR="00583051" w:rsidRDefault="007B76CE" w14:paraId="00000345" w14:textId="238143C2">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quadro com os bugs encontrados e corrigidos na primeira etapa de testes pode ser visualizado abaixo, na Figura 17.</w:t>
      </w:r>
    </w:p>
    <w:p w:rsidR="00360090" w:rsidRDefault="00360090" w14:paraId="311130A9" w14:textId="77777777">
      <w:pPr>
        <w:spacing w:line="360" w:lineRule="auto"/>
        <w:ind w:firstLine="720"/>
        <w:jc w:val="both"/>
        <w:rPr>
          <w:rFonts w:ascii="Times New Roman" w:hAnsi="Times New Roman" w:eastAsia="Times New Roman" w:cs="Times New Roman"/>
          <w:sz w:val="24"/>
          <w:szCs w:val="24"/>
        </w:rPr>
      </w:pPr>
    </w:p>
    <w:p w:rsidR="00A83F2E" w:rsidP="00A83F2E" w:rsidRDefault="00A83F2E" w14:paraId="43DFC092" w14:textId="63E3A3B8">
      <w:pPr>
        <w:pStyle w:val="figuras"/>
      </w:pPr>
      <w:bookmarkStart w:name="_Toc43239488" w:id="198"/>
      <w:r>
        <w:t xml:space="preserve">Figura </w:t>
      </w:r>
      <w:r>
        <w:fldChar w:fldCharType="begin"/>
      </w:r>
      <w:r>
        <w:instrText> SEQ Figura \* ARABIC </w:instrText>
      </w:r>
      <w:r>
        <w:fldChar w:fldCharType="separate"/>
      </w:r>
      <w:r w:rsidR="009549CC">
        <w:rPr>
          <w:noProof/>
        </w:rPr>
        <w:t>17</w:t>
      </w:r>
      <w:r>
        <w:fldChar w:fldCharType="end"/>
      </w:r>
      <w:r>
        <w:t xml:space="preserve"> </w:t>
      </w:r>
      <w:r w:rsidRPr="00CC240A">
        <w:t>- Quadro Kanban utilizado para a correção dos testes iniciais do aplicativo.</w:t>
      </w:r>
      <w:bookmarkEnd w:id="198"/>
    </w:p>
    <w:p w:rsidR="00583051" w:rsidP="00584966" w:rsidRDefault="007B76CE" w14:paraId="00000347" w14:textId="77777777">
      <w:pPr>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114300" distB="114300" distL="114300" distR="114300" wp14:anchorId="20BA8705" wp14:editId="2EDA9E83">
            <wp:extent cx="5805488" cy="2886075"/>
            <wp:effectExtent l="12700" t="12700" r="12700" b="12700"/>
            <wp:docPr id="7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805488" cy="2886075"/>
                    </a:xfrm>
                    <a:prstGeom prst="rect">
                      <a:avLst/>
                    </a:prstGeom>
                    <a:ln w="12700">
                      <a:solidFill>
                        <a:srgbClr val="000000"/>
                      </a:solidFill>
                      <a:prstDash val="solid"/>
                    </a:ln>
                  </pic:spPr>
                </pic:pic>
              </a:graphicData>
            </a:graphic>
          </wp:inline>
        </w:drawing>
      </w:r>
    </w:p>
    <w:p w:rsidR="00583051" w:rsidP="00A83F2E" w:rsidRDefault="007B76CE" w14:paraId="00000348" w14:textId="77777777">
      <w:pPr>
        <w:pStyle w:val="figuras"/>
      </w:pPr>
      <w:r>
        <w:rPr>
          <w:highlight w:val="white"/>
        </w:rPr>
        <w:t>Fonte: Elaborado pelo autor.</w:t>
      </w:r>
    </w:p>
    <w:p w:rsidR="00583051" w:rsidRDefault="00583051" w14:paraId="00000349" w14:textId="77777777">
      <w:pPr>
        <w:ind w:firstLine="720"/>
        <w:jc w:val="both"/>
        <w:rPr>
          <w:rFonts w:ascii="Times New Roman" w:hAnsi="Times New Roman" w:eastAsia="Times New Roman" w:cs="Times New Roman"/>
          <w:sz w:val="24"/>
          <w:szCs w:val="24"/>
        </w:rPr>
      </w:pPr>
    </w:p>
    <w:p w:rsidR="00583051" w:rsidRDefault="007B76CE" w14:paraId="0000034A"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Após a validação da ferramenta pelos testadores, pôde-se adquirir uma maior  confiança no funcionamento dos requisitos funcionais e não-funcionais da ferramenta, podendo seguir então, para a próxima etapa de validação - Com os </w:t>
      </w:r>
      <w:r>
        <w:rPr>
          <w:rFonts w:ascii="Times New Roman" w:hAnsi="Times New Roman" w:eastAsia="Times New Roman" w:cs="Times New Roman"/>
          <w:i/>
          <w:sz w:val="24"/>
          <w:szCs w:val="24"/>
        </w:rPr>
        <w:t xml:space="preserve">stakeholders </w:t>
      </w:r>
      <w:r>
        <w:rPr>
          <w:rFonts w:ascii="Times New Roman" w:hAnsi="Times New Roman" w:eastAsia="Times New Roman" w:cs="Times New Roman"/>
          <w:sz w:val="24"/>
          <w:szCs w:val="24"/>
        </w:rPr>
        <w:t>potenciais.</w:t>
      </w:r>
    </w:p>
    <w:p w:rsidR="00583051" w:rsidP="008550DF" w:rsidRDefault="007B76CE" w14:paraId="0000034B" w14:textId="77777777">
      <w:pPr>
        <w:pStyle w:val="titulo3"/>
      </w:pPr>
      <w:bookmarkStart w:name="_heading=h.1yyy98l" w:colFirst="0" w:colLast="0" w:id="199"/>
      <w:bookmarkStart w:name="_Toc43239458" w:id="200"/>
      <w:bookmarkEnd w:id="199"/>
      <w:r>
        <w:t>5.1.2 Testes de usabilidade com usuários potenciais</w:t>
      </w:r>
      <w:bookmarkEnd w:id="200"/>
    </w:p>
    <w:p w:rsidR="00583051" w:rsidRDefault="007B76CE" w14:paraId="0000034C"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o primeiro contato com o aplicativo, testes de usabilidade foram desenvolvidos a fim de familiarizar os potenciais usuários de uma loja de roupas na cidade de Taquaritinga  com a aplicação bem como colher </w:t>
      </w:r>
      <w:r>
        <w:rPr>
          <w:rFonts w:ascii="Times New Roman" w:hAnsi="Times New Roman" w:eastAsia="Times New Roman" w:cs="Times New Roman"/>
          <w:i/>
          <w:sz w:val="24"/>
          <w:szCs w:val="24"/>
        </w:rPr>
        <w:t xml:space="preserve">feedbacks </w:t>
      </w:r>
      <w:r>
        <w:rPr>
          <w:rFonts w:ascii="Times New Roman" w:hAnsi="Times New Roman" w:eastAsia="Times New Roman" w:cs="Times New Roman"/>
          <w:sz w:val="24"/>
          <w:szCs w:val="24"/>
        </w:rPr>
        <w:t>sobre a ferramenta. Os testes descritos abaixo foram realizados com oito pessoas (Sendo quatro delas funcionárias da loja que posteriormente utilizaria o aplicativo por um mês e quatro outras pessoas que se disponibilizaram a realizar os testes  fim de aumentar a amostra da pesquisa de usabilidade).</w:t>
      </w:r>
    </w:p>
    <w:p w:rsidR="00583051" w:rsidRDefault="007B76CE" w14:paraId="0000034D"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Todos os testes foram realizados com o desenvolvedor presente fisicamente no local. </w:t>
      </w:r>
    </w:p>
    <w:p w:rsidR="00583051" w:rsidP="00F41DC3" w:rsidRDefault="007B76CE" w14:paraId="0000034E" w14:textId="77777777">
      <w:pPr>
        <w:numPr>
          <w:ilvl w:val="0"/>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Registrar um novo cliente (Ficha de crediário) </w:t>
      </w:r>
    </w:p>
    <w:p w:rsidR="00583051" w:rsidP="00F41DC3" w:rsidRDefault="007B76CE" w14:paraId="0000034F"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Autenticar-se no aplicativo utilizando usuário e senha fornecidos;</w:t>
      </w:r>
    </w:p>
    <w:p w:rsidR="00583051" w:rsidP="00F41DC3" w:rsidRDefault="007B76CE" w14:paraId="00000350"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Acessar a tela de pesquisa de crediário;</w:t>
      </w:r>
    </w:p>
    <w:p w:rsidR="00583051" w:rsidP="00F41DC3" w:rsidRDefault="007B76CE" w14:paraId="00000351"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Acessar o formulário de cadastro de crediário;</w:t>
      </w:r>
    </w:p>
    <w:p w:rsidR="00583051" w:rsidP="00F41DC3" w:rsidRDefault="007B76CE" w14:paraId="00000352"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Informar os dados para a criação do crediário</w:t>
      </w:r>
    </w:p>
    <w:p w:rsidR="00583051" w:rsidRDefault="007B76CE" w14:paraId="00000353" w14:textId="77777777">
      <w:pPr>
        <w:spacing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Para garantir a integridade dos dados, realizar os cenários abaixo:</w:t>
      </w:r>
    </w:p>
    <w:p w:rsidR="00583051" w:rsidRDefault="007B76CE" w14:paraId="00000354" w14:textId="77777777">
      <w:pPr>
        <w:spacing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 O CPF precisa ser válido e único, isto é, não pode haver um cadastro na base de dados utilizando aquele CPF;</w:t>
      </w:r>
    </w:p>
    <w:p w:rsidR="00583051" w:rsidRDefault="007B76CE" w14:paraId="00000355" w14:textId="77777777">
      <w:pPr>
        <w:spacing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  Nome e o sobrenome não podem estar previamente cadastrados. </w:t>
      </w:r>
    </w:p>
    <w:p w:rsidR="00583051" w:rsidP="00F41DC3" w:rsidRDefault="007B76CE" w14:paraId="00000356"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Registrar a informação e visualizar a mensagem de confirmação.</w:t>
      </w:r>
    </w:p>
    <w:p w:rsidR="00583051" w:rsidP="00F41DC3" w:rsidRDefault="007B76CE" w14:paraId="00000357" w14:textId="77777777">
      <w:pPr>
        <w:numPr>
          <w:ilvl w:val="0"/>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Registrar uma venda</w:t>
      </w:r>
    </w:p>
    <w:p w:rsidR="00583051" w:rsidP="00F41DC3" w:rsidRDefault="007B76CE" w14:paraId="00000358"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Autenticar-se no aplicativo utilizando usuário e senha fornecidos;</w:t>
      </w:r>
    </w:p>
    <w:p w:rsidR="00583051" w:rsidP="00F41DC3" w:rsidRDefault="007B76CE" w14:paraId="00000359"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Acessar a tela de pesquisa de crediário;</w:t>
      </w:r>
    </w:p>
    <w:p w:rsidR="00583051" w:rsidP="00F41DC3" w:rsidRDefault="007B76CE" w14:paraId="0000035A"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tela de pesquisa, digite no campo o nome, sobrenome ou CPF do cliente e pressione o botão “Pesquisar”;</w:t>
      </w:r>
    </w:p>
    <w:p w:rsidR="00583051" w:rsidP="00F41DC3" w:rsidRDefault="007B76CE" w14:paraId="0000035B"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cliente será retornado. Então, clique sobre as informações do crediário dispostas na tela, ao fazê-lo os detalhes do crediário serão acessados. Nesta tela, pressione o botão “Vender”;</w:t>
      </w:r>
    </w:p>
    <w:p w:rsidR="00583051" w:rsidP="00F41DC3" w:rsidRDefault="007B76CE" w14:paraId="0000035C"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tela de vendas, insira no mínimo três produtos no carrinho de compras;</w:t>
      </w:r>
    </w:p>
    <w:p w:rsidR="00583051" w:rsidP="00F41DC3" w:rsidRDefault="007B76CE" w14:paraId="0000035D"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Pressione o botão finalizar e espere pela mensagem de sucesso.</w:t>
      </w:r>
    </w:p>
    <w:p w:rsidR="00583051" w:rsidP="00F41DC3" w:rsidRDefault="007B76CE" w14:paraId="0000035E" w14:textId="77777777">
      <w:pPr>
        <w:numPr>
          <w:ilvl w:val="1"/>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Confira na tela de detalhamento do crediário se o total devido foi acrescido com o valor da compra.</w:t>
      </w:r>
    </w:p>
    <w:p w:rsidR="00583051" w:rsidP="00F41DC3" w:rsidRDefault="007B76CE" w14:paraId="0000035F" w14:textId="77777777">
      <w:pPr>
        <w:numPr>
          <w:ilvl w:val="0"/>
          <w:numId w:val="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Registrar um pagamento</w:t>
      </w:r>
    </w:p>
    <w:p w:rsidR="00583051" w:rsidP="00F41DC3" w:rsidRDefault="007B76CE" w14:paraId="00000360" w14:textId="77777777">
      <w:pPr>
        <w:numPr>
          <w:ilvl w:val="0"/>
          <w:numId w:val="1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Autenticar-se no aplicativo utilizando usuário e senha fornecidos;</w:t>
      </w:r>
    </w:p>
    <w:p w:rsidR="00583051" w:rsidP="00F41DC3" w:rsidRDefault="007B76CE" w14:paraId="00000361" w14:textId="77777777">
      <w:pPr>
        <w:numPr>
          <w:ilvl w:val="0"/>
          <w:numId w:val="1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Acessar a tela de pesquisa de crediário;</w:t>
      </w:r>
    </w:p>
    <w:p w:rsidR="00583051" w:rsidP="00F41DC3" w:rsidRDefault="007B76CE" w14:paraId="00000362" w14:textId="77777777">
      <w:pPr>
        <w:numPr>
          <w:ilvl w:val="0"/>
          <w:numId w:val="1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tela de pesquisa, digite no campo o nome, sobrenome ou CPF do cliente e pressione o botão “Pesquisar”;</w:t>
      </w:r>
    </w:p>
    <w:p w:rsidR="00583051" w:rsidP="00F41DC3" w:rsidRDefault="007B76CE" w14:paraId="00000363" w14:textId="77777777">
      <w:pPr>
        <w:numPr>
          <w:ilvl w:val="0"/>
          <w:numId w:val="1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cliente será retornado. Então, clique sobre as informações do crediário dispostas na tela, ao fazê-lo os detalhes do crediário serão acessados. Nesta tela, pressione o botão “Receber”;</w:t>
      </w:r>
    </w:p>
    <w:p w:rsidR="00583051" w:rsidP="00F41DC3" w:rsidRDefault="007B76CE" w14:paraId="00000364" w14:textId="77777777">
      <w:pPr>
        <w:numPr>
          <w:ilvl w:val="0"/>
          <w:numId w:val="1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tela de pagamentos, informe o valor, a data e a forma de pagamento;</w:t>
      </w:r>
    </w:p>
    <w:p w:rsidR="00583051" w:rsidP="00F41DC3" w:rsidRDefault="007B76CE" w14:paraId="00000365" w14:textId="77777777">
      <w:pPr>
        <w:numPr>
          <w:ilvl w:val="0"/>
          <w:numId w:val="1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Pressione o botão finalizar e espere pela mensagem de sucesso.</w:t>
      </w:r>
    </w:p>
    <w:p w:rsidR="00583051" w:rsidP="00F41DC3" w:rsidRDefault="007B76CE" w14:paraId="00000366" w14:textId="77777777">
      <w:pPr>
        <w:numPr>
          <w:ilvl w:val="0"/>
          <w:numId w:val="1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Confira na tela de detalhamento do crediário se o total devido foi debitado com o valor do pagamento.</w:t>
      </w:r>
    </w:p>
    <w:p w:rsidR="00583051" w:rsidRDefault="007B76CE" w14:paraId="00000367"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4. Compartilhar total devido com o cliente no WhatsApp</w:t>
      </w:r>
    </w:p>
    <w:p w:rsidR="00583051" w:rsidP="00F41DC3" w:rsidRDefault="007B76CE" w14:paraId="00000368" w14:textId="77777777">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Autenticar-se no aplicativo utilizando usuário e senha fornecidos;</w:t>
      </w:r>
    </w:p>
    <w:p w:rsidR="00583051" w:rsidP="00F41DC3" w:rsidRDefault="007B76CE" w14:paraId="00000369" w14:textId="77777777">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Acessar a tela de pesquisa de crediário;</w:t>
      </w:r>
    </w:p>
    <w:p w:rsidR="00583051" w:rsidP="00F41DC3" w:rsidRDefault="007B76CE" w14:paraId="0000036A" w14:textId="77777777">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tela de pesquisa, digite no campo o nome, sobrenome ou CPF do cliente e pressione o botão “Pesquisar”;</w:t>
      </w:r>
    </w:p>
    <w:p w:rsidR="00583051" w:rsidP="00F41DC3" w:rsidRDefault="007B76CE" w14:paraId="0000036B" w14:textId="77777777">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cliente será retornado. Então, clique sobre as informações do crediário dispostas na tela, ao fazê-lo os detalhes do crediário serão acessados. Nesta tela, pressione o botão “Vendas”;</w:t>
      </w:r>
    </w:p>
    <w:p w:rsidR="00583051" w:rsidP="00F41DC3" w:rsidRDefault="007B76CE" w14:paraId="0000036C" w14:textId="77777777">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Na tela de vendas, pressione o </w:t>
      </w:r>
      <w:r>
        <w:rPr>
          <w:rFonts w:ascii="Times New Roman" w:hAnsi="Times New Roman" w:eastAsia="Times New Roman" w:cs="Times New Roman"/>
          <w:i/>
          <w:sz w:val="24"/>
          <w:szCs w:val="24"/>
        </w:rPr>
        <w:t>float button</w:t>
      </w:r>
      <w:r>
        <w:rPr>
          <w:rFonts w:ascii="Times New Roman" w:hAnsi="Times New Roman" w:eastAsia="Times New Roman" w:cs="Times New Roman"/>
          <w:sz w:val="24"/>
          <w:szCs w:val="24"/>
        </w:rPr>
        <w:t xml:space="preserve"> com o ícone do WhatsApp</w:t>
      </w:r>
    </w:p>
    <w:p w:rsidR="00583051" w:rsidP="00F41DC3" w:rsidRDefault="007B76CE" w14:paraId="0000036D" w14:textId="77777777">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WhatsApp irá abrir e procurar o cliente informado, inserindo posteriormente a mensagem padrão do sistema para exibição de dívida. </w:t>
      </w:r>
    </w:p>
    <w:p w:rsidR="00583051" w:rsidP="00F41DC3" w:rsidRDefault="007B76CE" w14:paraId="0000036E" w14:textId="77777777">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Clique no ícone de “Enviar” do WhatsApp</w:t>
      </w:r>
    </w:p>
    <w:p w:rsidR="00583051" w:rsidP="00F41DC3" w:rsidRDefault="007B76CE" w14:paraId="0000036F" w14:textId="77777777">
      <w:pPr>
        <w:numPr>
          <w:ilvl w:val="0"/>
          <w:numId w:val="2"/>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mensagem deverá ter sido enviada e o aplicativo EasyStore exibido novamente na tela de detalhamento de crediário.</w:t>
      </w:r>
    </w:p>
    <w:p w:rsidR="00583051" w:rsidRDefault="007B76CE" w14:paraId="00000370"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Filtrar vendas por data e valor</w:t>
      </w:r>
    </w:p>
    <w:p w:rsidR="00583051" w:rsidP="00F41DC3" w:rsidRDefault="007B76CE" w14:paraId="00000371" w14:textId="77777777">
      <w:pPr>
        <w:numPr>
          <w:ilvl w:val="0"/>
          <w:numId w:val="1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Autenticar-se no aplicativo utilizando usuário e senha fornecidos;</w:t>
      </w:r>
    </w:p>
    <w:p w:rsidR="00583051" w:rsidP="00F41DC3" w:rsidRDefault="007B76CE" w14:paraId="00000372" w14:textId="77777777">
      <w:pPr>
        <w:numPr>
          <w:ilvl w:val="0"/>
          <w:numId w:val="1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Acessar a tela de pesquisa de crediário;</w:t>
      </w:r>
    </w:p>
    <w:p w:rsidR="00583051" w:rsidP="00F41DC3" w:rsidRDefault="007B76CE" w14:paraId="00000373" w14:textId="77777777">
      <w:pPr>
        <w:numPr>
          <w:ilvl w:val="0"/>
          <w:numId w:val="1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tela de pesquisa, digite no campo o nome, sobrenome ou CPF do cliente e pressione o botão “Pesquisar”;</w:t>
      </w:r>
    </w:p>
    <w:p w:rsidR="00583051" w:rsidP="00F41DC3" w:rsidRDefault="007B76CE" w14:paraId="00000374" w14:textId="77777777">
      <w:pPr>
        <w:numPr>
          <w:ilvl w:val="0"/>
          <w:numId w:val="1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O cliente será retornado. Então, clique sobre as informações do crediário dispostas na tela e ao fazê-lo os detalhes do crediário serão acessados. Nesta tela, pressione o botão “Vendas”;</w:t>
      </w:r>
    </w:p>
    <w:p w:rsidR="00583051" w:rsidP="00F41DC3" w:rsidRDefault="007B76CE" w14:paraId="00000375" w14:textId="77777777">
      <w:pPr>
        <w:numPr>
          <w:ilvl w:val="0"/>
          <w:numId w:val="1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Na tela, clique no </w:t>
      </w:r>
      <w:r>
        <w:rPr>
          <w:rFonts w:ascii="Times New Roman" w:hAnsi="Times New Roman" w:eastAsia="Times New Roman" w:cs="Times New Roman"/>
          <w:i/>
          <w:sz w:val="24"/>
          <w:szCs w:val="24"/>
        </w:rPr>
        <w:t xml:space="preserve">float button </w:t>
      </w:r>
      <w:r>
        <w:rPr>
          <w:rFonts w:ascii="Times New Roman" w:hAnsi="Times New Roman" w:eastAsia="Times New Roman" w:cs="Times New Roman"/>
          <w:sz w:val="24"/>
          <w:szCs w:val="24"/>
        </w:rPr>
        <w:t>com o ícone de pesquisa. Ao fazê-lo, um formulário para informar os filtros será exibido;</w:t>
      </w:r>
    </w:p>
    <w:p w:rsidR="00583051" w:rsidP="00F41DC3" w:rsidRDefault="007B76CE" w14:paraId="00000376" w14:textId="77777777">
      <w:pPr>
        <w:numPr>
          <w:ilvl w:val="0"/>
          <w:numId w:val="1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Informe a data inicial e final, bem como o valor mínimo e máximo das vendas pesquisadas;</w:t>
      </w:r>
    </w:p>
    <w:p w:rsidR="00583051" w:rsidP="00F41DC3" w:rsidRDefault="007B76CE" w14:paraId="00000377" w14:textId="77777777">
      <w:pPr>
        <w:numPr>
          <w:ilvl w:val="0"/>
          <w:numId w:val="1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Pressione o botão “Buscar”;</w:t>
      </w:r>
    </w:p>
    <w:p w:rsidR="00583051" w:rsidP="00F41DC3" w:rsidRDefault="007B76CE" w14:paraId="00000378" w14:textId="77777777">
      <w:pPr>
        <w:numPr>
          <w:ilvl w:val="0"/>
          <w:numId w:val="1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vendas atendendo os filtros informados devem ser exibidas em uma listagem da tela. </w:t>
      </w:r>
    </w:p>
    <w:p w:rsidR="00583051" w:rsidRDefault="00583051" w14:paraId="00000379" w14:textId="77777777">
      <w:pPr>
        <w:spacing w:line="360" w:lineRule="auto"/>
        <w:ind w:left="720"/>
        <w:jc w:val="both"/>
        <w:rPr>
          <w:rFonts w:ascii="Times New Roman" w:hAnsi="Times New Roman" w:eastAsia="Times New Roman" w:cs="Times New Roman"/>
          <w:sz w:val="24"/>
          <w:szCs w:val="24"/>
        </w:rPr>
      </w:pPr>
    </w:p>
    <w:p w:rsidR="00583051" w:rsidRDefault="007B76CE" w14:paraId="0000037A"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Cancelar venda</w:t>
      </w:r>
    </w:p>
    <w:p w:rsidR="00583051" w:rsidP="00F41DC3" w:rsidRDefault="007B76CE" w14:paraId="0000037B" w14:textId="77777777">
      <w:pPr>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Autenticar-se no aplicativo utilizando usuário e senha fornecidos;</w:t>
      </w:r>
    </w:p>
    <w:p w:rsidR="00583051" w:rsidP="00F41DC3" w:rsidRDefault="007B76CE" w14:paraId="0000037C" w14:textId="77777777">
      <w:pPr>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Acessar a tela de pesquisa de crediário;</w:t>
      </w:r>
    </w:p>
    <w:p w:rsidR="00583051" w:rsidP="00F41DC3" w:rsidRDefault="007B76CE" w14:paraId="0000037D" w14:textId="77777777">
      <w:pPr>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 tela de pesquisa, digite no campo o nome, sobrenome ou CPF do cliente e pressione o botão “Pesquisar”;</w:t>
      </w:r>
    </w:p>
    <w:p w:rsidR="00583051" w:rsidP="00F41DC3" w:rsidRDefault="007B76CE" w14:paraId="0000037E" w14:textId="77777777">
      <w:pPr>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cliente será retornado. Então, clique sobre as informações do crediário dispostas na tela e ao fazê-lo os detalhes do crediário serão acessados. Nesta tela, pressione o botão “Vendas”;</w:t>
      </w:r>
    </w:p>
    <w:p w:rsidR="00583051" w:rsidP="00F41DC3" w:rsidRDefault="007B76CE" w14:paraId="0000037F" w14:textId="77777777">
      <w:pPr>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Então, a tela de detalhamento de vendas será apresentada. </w:t>
      </w:r>
    </w:p>
    <w:p w:rsidR="00583051" w:rsidP="00F41DC3" w:rsidRDefault="007B76CE" w14:paraId="00000380" w14:textId="77777777">
      <w:pPr>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Abaixo da frase “Quer cancelar essa venda?”, clique em “Sim, quero”. Ao fazê-lo, uma mensagem de confirmação aparecerá;</w:t>
      </w:r>
    </w:p>
    <w:p w:rsidR="00583051" w:rsidP="00F41DC3" w:rsidRDefault="007B76CE" w14:paraId="00000381" w14:textId="77777777">
      <w:pPr>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Confirme o cancelamento e aguarde a mensagem de confirmação da transação;</w:t>
      </w:r>
    </w:p>
    <w:p w:rsidR="00583051" w:rsidP="00F41DC3" w:rsidRDefault="007B76CE" w14:paraId="00000382" w14:textId="77777777">
      <w:pPr>
        <w:numPr>
          <w:ilvl w:val="0"/>
          <w:numId w:val="6"/>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Confirme na tela de informações gerais do crediário se o valor da venda foi subtraído do total devido.</w:t>
      </w:r>
    </w:p>
    <w:p w:rsidR="00583051" w:rsidRDefault="007B76CE" w14:paraId="00000383"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7. Acessar relatório do total de crédito disponibilizado no mês atual </w:t>
      </w:r>
    </w:p>
    <w:p w:rsidR="00583051" w:rsidP="00F41DC3" w:rsidRDefault="007B76CE" w14:paraId="00000384" w14:textId="77777777">
      <w:pPr>
        <w:numPr>
          <w:ilvl w:val="0"/>
          <w:numId w:val="37"/>
        </w:numPr>
        <w:spacing w:line="360" w:lineRule="auto"/>
        <w:jc w:val="both"/>
        <w:rPr>
          <w:rFonts w:ascii="Times New Roman" w:hAnsi="Times New Roman" w:eastAsia="Times New Roman" w:cs="Times New Roman"/>
          <w:i/>
          <w:sz w:val="24"/>
          <w:szCs w:val="24"/>
        </w:rPr>
      </w:pPr>
      <w:r>
        <w:rPr>
          <w:rFonts w:ascii="Times New Roman" w:hAnsi="Times New Roman" w:eastAsia="Times New Roman" w:cs="Times New Roman"/>
          <w:sz w:val="24"/>
          <w:szCs w:val="24"/>
        </w:rPr>
        <w:t>Na tela inicial do aplicativo, acesse a tela de relatórios através do botão “Relatórios” no menu inferior;</w:t>
      </w:r>
    </w:p>
    <w:p w:rsidR="00583051" w:rsidP="00F41DC3" w:rsidRDefault="007B76CE" w14:paraId="00000385" w14:textId="77777777">
      <w:pPr>
        <w:numPr>
          <w:ilvl w:val="0"/>
          <w:numId w:val="37"/>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Então, na tela com as opções de relatório, acesse a opção “Créditos concedidos no mês”;</w:t>
      </w:r>
    </w:p>
    <w:p w:rsidR="00583051" w:rsidP="00F41DC3" w:rsidRDefault="007B76CE" w14:paraId="00000386" w14:textId="50348D85">
      <w:pPr>
        <w:numPr>
          <w:ilvl w:val="0"/>
          <w:numId w:val="37"/>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Então o valor de crédito concedido no mês atual deverá aparecer na tela para o usuário.</w:t>
      </w:r>
    </w:p>
    <w:p w:rsidR="002D221B" w:rsidP="002D221B" w:rsidRDefault="002D221B" w14:paraId="0B260F2C" w14:textId="4E20B505">
      <w:pPr>
        <w:spacing w:line="360" w:lineRule="auto"/>
        <w:ind w:left="720"/>
        <w:jc w:val="both"/>
        <w:rPr>
          <w:rFonts w:ascii="Times New Roman" w:hAnsi="Times New Roman" w:eastAsia="Times New Roman" w:cs="Times New Roman"/>
          <w:sz w:val="24"/>
          <w:szCs w:val="24"/>
        </w:rPr>
      </w:pPr>
    </w:p>
    <w:p w:rsidR="002D221B" w:rsidP="002D221B" w:rsidRDefault="002D221B" w14:paraId="57CD56D5" w14:textId="6C4746B0">
      <w:pPr>
        <w:spacing w:line="360" w:lineRule="auto"/>
        <w:ind w:left="720"/>
        <w:jc w:val="both"/>
        <w:rPr>
          <w:rFonts w:ascii="Times New Roman" w:hAnsi="Times New Roman" w:eastAsia="Times New Roman" w:cs="Times New Roman"/>
          <w:sz w:val="24"/>
          <w:szCs w:val="24"/>
        </w:rPr>
      </w:pPr>
    </w:p>
    <w:p w:rsidR="002D221B" w:rsidP="002D221B" w:rsidRDefault="002D221B" w14:paraId="056FC1C8" w14:textId="1E7184A1">
      <w:pPr>
        <w:spacing w:line="360" w:lineRule="auto"/>
        <w:ind w:left="720"/>
        <w:jc w:val="both"/>
        <w:rPr>
          <w:rFonts w:ascii="Times New Roman" w:hAnsi="Times New Roman" w:eastAsia="Times New Roman" w:cs="Times New Roman"/>
          <w:sz w:val="24"/>
          <w:szCs w:val="24"/>
        </w:rPr>
      </w:pPr>
    </w:p>
    <w:p w:rsidR="002D221B" w:rsidP="002D221B" w:rsidRDefault="002D221B" w14:paraId="03F9E69D" w14:textId="37C83E5B">
      <w:pPr>
        <w:spacing w:line="360" w:lineRule="auto"/>
        <w:ind w:left="720"/>
        <w:jc w:val="both"/>
        <w:rPr>
          <w:rFonts w:ascii="Times New Roman" w:hAnsi="Times New Roman" w:eastAsia="Times New Roman" w:cs="Times New Roman"/>
          <w:sz w:val="24"/>
          <w:szCs w:val="24"/>
        </w:rPr>
      </w:pPr>
    </w:p>
    <w:p w:rsidR="002D221B" w:rsidP="002D221B" w:rsidRDefault="002D221B" w14:paraId="180D0646" w14:textId="77777777">
      <w:pPr>
        <w:spacing w:line="360" w:lineRule="auto"/>
        <w:ind w:left="720"/>
        <w:jc w:val="both"/>
        <w:rPr>
          <w:rFonts w:ascii="Times New Roman" w:hAnsi="Times New Roman" w:eastAsia="Times New Roman" w:cs="Times New Roman"/>
          <w:sz w:val="24"/>
          <w:szCs w:val="24"/>
        </w:rPr>
      </w:pPr>
    </w:p>
    <w:p w:rsidR="004679DC" w:rsidP="004679DC" w:rsidRDefault="004679DC" w14:paraId="00AC73A9" w14:textId="7C31A05E">
      <w:pPr>
        <w:pStyle w:val="figuras"/>
      </w:pPr>
      <w:bookmarkStart w:name="_Toc43239466" w:id="201"/>
      <w:r>
        <w:lastRenderedPageBreak/>
        <w:t xml:space="preserve">Quadro  </w:t>
      </w:r>
      <w:r>
        <w:fldChar w:fldCharType="begin"/>
      </w:r>
      <w:r>
        <w:instrText> SEQ Quadro_ \* ARABIC </w:instrText>
      </w:r>
      <w:r>
        <w:fldChar w:fldCharType="separate"/>
      </w:r>
      <w:r w:rsidR="009549CC">
        <w:rPr>
          <w:noProof/>
        </w:rPr>
        <w:t>2</w:t>
      </w:r>
      <w:r>
        <w:fldChar w:fldCharType="end"/>
      </w:r>
      <w:r>
        <w:t xml:space="preserve"> </w:t>
      </w:r>
      <w:r w:rsidRPr="00DC2908">
        <w:t>- Resultados dos testes de usabilidade condensados</w:t>
      </w:r>
      <w:bookmarkEnd w:id="201"/>
    </w:p>
    <w:tbl>
      <w:tblPr>
        <w:tblStyle w:val="a7"/>
        <w:tblW w:w="90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050"/>
        <w:gridCol w:w="4950"/>
      </w:tblGrid>
      <w:tr w:rsidR="00583051" w14:paraId="4EA82871" w14:textId="77777777">
        <w:tc>
          <w:tcPr>
            <w:tcW w:w="4050" w:type="dxa"/>
            <w:shd w:val="clear" w:color="auto" w:fill="auto"/>
            <w:tcMar>
              <w:top w:w="100" w:type="dxa"/>
              <w:left w:w="100" w:type="dxa"/>
              <w:bottom w:w="100" w:type="dxa"/>
              <w:right w:w="100" w:type="dxa"/>
            </w:tcMar>
          </w:tcPr>
          <w:p w:rsidR="00583051" w:rsidRDefault="007B76CE" w14:paraId="00000389" w14:textId="77777777">
            <w:pPr>
              <w:widowControl w:val="0"/>
              <w:pBdr>
                <w:top w:val="nil"/>
                <w:left w:val="nil"/>
                <w:bottom w:val="nil"/>
                <w:right w:val="nil"/>
                <w:between w:val="nil"/>
              </w:pBd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Tempo médio de execução das tarefas</w:t>
            </w:r>
          </w:p>
        </w:tc>
        <w:tc>
          <w:tcPr>
            <w:tcW w:w="4950" w:type="dxa"/>
            <w:shd w:val="clear" w:color="auto" w:fill="auto"/>
            <w:tcMar>
              <w:top w:w="100" w:type="dxa"/>
              <w:left w:w="100" w:type="dxa"/>
              <w:bottom w:w="100" w:type="dxa"/>
              <w:right w:w="100" w:type="dxa"/>
            </w:tcMar>
          </w:tcPr>
          <w:p w:rsidR="00583051" w:rsidRDefault="007B76CE" w14:paraId="0000038A"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Tarefa 1: 3 minutos;</w:t>
            </w:r>
          </w:p>
          <w:p w:rsidR="00583051" w:rsidRDefault="007B76CE" w14:paraId="0000038B"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Tarefa 2: 5 minuto;</w:t>
            </w:r>
          </w:p>
          <w:p w:rsidR="00583051" w:rsidRDefault="007B76CE" w14:paraId="0000038C"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Tarefa 3: 7,5 minutos;</w:t>
            </w:r>
          </w:p>
          <w:p w:rsidR="00583051" w:rsidRDefault="007B76CE" w14:paraId="0000038D"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Tarefa 4: 10 minutos;</w:t>
            </w:r>
          </w:p>
          <w:p w:rsidR="00583051" w:rsidRDefault="007B76CE" w14:paraId="0000038E"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Tarefa 5: 4,5 minutos;</w:t>
            </w:r>
          </w:p>
          <w:p w:rsidR="00583051" w:rsidRDefault="007B76CE" w14:paraId="0000038F"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Tarefa 6: 3 minutos;</w:t>
            </w:r>
          </w:p>
          <w:p w:rsidR="00583051" w:rsidRDefault="007B76CE" w14:paraId="00000390"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Tarefa 7: 1 minuto.</w:t>
            </w:r>
          </w:p>
        </w:tc>
      </w:tr>
      <w:tr w:rsidR="00583051" w14:paraId="242449EC" w14:textId="77777777">
        <w:tc>
          <w:tcPr>
            <w:tcW w:w="4050" w:type="dxa"/>
            <w:shd w:val="clear" w:color="auto" w:fill="auto"/>
            <w:tcMar>
              <w:top w:w="100" w:type="dxa"/>
              <w:left w:w="100" w:type="dxa"/>
              <w:bottom w:w="100" w:type="dxa"/>
              <w:right w:w="100" w:type="dxa"/>
            </w:tcMar>
          </w:tcPr>
          <w:p w:rsidR="00583051" w:rsidRDefault="007B76CE" w14:paraId="00000391" w14:textId="77777777">
            <w:pPr>
              <w:widowControl w:val="0"/>
              <w:pBdr>
                <w:top w:val="nil"/>
                <w:left w:val="nil"/>
                <w:bottom w:val="nil"/>
                <w:right w:val="nil"/>
                <w:between w:val="nil"/>
              </w:pBd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color w:val="1D1C1D"/>
                <w:sz w:val="23"/>
                <w:szCs w:val="23"/>
              </w:rPr>
              <w:t>Média  de falhas no entendimento das representações e operações</w:t>
            </w:r>
          </w:p>
        </w:tc>
        <w:tc>
          <w:tcPr>
            <w:tcW w:w="4950" w:type="dxa"/>
            <w:shd w:val="clear" w:color="auto" w:fill="auto"/>
            <w:tcMar>
              <w:top w:w="100" w:type="dxa"/>
              <w:left w:w="100" w:type="dxa"/>
              <w:bottom w:w="100" w:type="dxa"/>
              <w:right w:w="100" w:type="dxa"/>
            </w:tcMar>
          </w:tcPr>
          <w:p w:rsidR="00583051" w:rsidRDefault="007B76CE" w14:paraId="00000392"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7 falhas de entendimento</w:t>
            </w:r>
          </w:p>
        </w:tc>
      </w:tr>
      <w:tr w:rsidR="00583051" w14:paraId="1F34B888" w14:textId="77777777">
        <w:tc>
          <w:tcPr>
            <w:tcW w:w="4050" w:type="dxa"/>
            <w:shd w:val="clear" w:color="auto" w:fill="auto"/>
            <w:tcMar>
              <w:top w:w="100" w:type="dxa"/>
              <w:left w:w="100" w:type="dxa"/>
              <w:bottom w:w="100" w:type="dxa"/>
              <w:right w:w="100" w:type="dxa"/>
            </w:tcMar>
          </w:tcPr>
          <w:p w:rsidR="00583051" w:rsidRDefault="007B76CE" w14:paraId="00000393" w14:textId="77777777">
            <w:pPr>
              <w:widowControl w:val="0"/>
              <w:pBdr>
                <w:top w:val="nil"/>
                <w:left w:val="nil"/>
                <w:bottom w:val="nil"/>
                <w:right w:val="nil"/>
                <w:between w:val="nil"/>
              </w:pBd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Erros mais comuns dos</w:t>
            </w:r>
          </w:p>
          <w:p w:rsidR="00583051" w:rsidRDefault="007B76CE" w14:paraId="00000394" w14:textId="77777777">
            <w:pPr>
              <w:widowControl w:val="0"/>
              <w:pBdr>
                <w:top w:val="nil"/>
                <w:left w:val="nil"/>
                <w:bottom w:val="nil"/>
                <w:right w:val="nil"/>
                <w:between w:val="nil"/>
              </w:pBd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usuários</w:t>
            </w:r>
          </w:p>
          <w:p w:rsidR="00583051" w:rsidRDefault="00583051" w14:paraId="00000395"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tc>
        <w:tc>
          <w:tcPr>
            <w:tcW w:w="4950" w:type="dxa"/>
            <w:shd w:val="clear" w:color="auto" w:fill="auto"/>
            <w:tcMar>
              <w:top w:w="100" w:type="dxa"/>
              <w:left w:w="100" w:type="dxa"/>
              <w:bottom w:w="100" w:type="dxa"/>
              <w:right w:w="100" w:type="dxa"/>
            </w:tcMar>
          </w:tcPr>
          <w:p w:rsidR="00583051" w:rsidP="00F41DC3" w:rsidRDefault="007B76CE" w14:paraId="00000396" w14:textId="77777777">
            <w:pPr>
              <w:widowControl w:val="0"/>
              <w:numPr>
                <w:ilvl w:val="0"/>
                <w:numId w:val="7"/>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Por não haver um botão de carregamento, o usuário clica repetidas vezes no botão de finalizar;</w:t>
            </w:r>
          </w:p>
          <w:p w:rsidR="00583051" w:rsidRDefault="00583051" w14:paraId="00000397"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p w:rsidR="00583051" w:rsidP="00F41DC3" w:rsidRDefault="007B76CE" w14:paraId="00000398" w14:textId="77777777">
            <w:pPr>
              <w:widowControl w:val="0"/>
              <w:numPr>
                <w:ilvl w:val="0"/>
                <w:numId w:val="26"/>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 usuário coloca o nome inteiro do cliente na barra de pesquisa. Atualmente ou você coloca o nome ou o sobrenome;</w:t>
            </w:r>
          </w:p>
          <w:p w:rsidR="00583051" w:rsidRDefault="00583051" w14:paraId="00000399"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p w:rsidR="00583051" w:rsidP="00F41DC3" w:rsidRDefault="007B76CE" w14:paraId="0000039A" w14:textId="77777777">
            <w:pPr>
              <w:widowControl w:val="0"/>
              <w:numPr>
                <w:ilvl w:val="0"/>
                <w:numId w:val="10"/>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 usuário clicava em “Venda” na tela de detalhamento de crediário esperando que abrisse o ponto de vendas quando na verdade, abre-se o histórico das vendas;</w:t>
            </w:r>
          </w:p>
          <w:p w:rsidR="00583051" w:rsidRDefault="00583051" w14:paraId="0000039B"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tc>
      </w:tr>
      <w:tr w:rsidR="00583051" w14:paraId="4497EC0F" w14:textId="77777777">
        <w:tc>
          <w:tcPr>
            <w:tcW w:w="4050" w:type="dxa"/>
            <w:shd w:val="clear" w:color="auto" w:fill="auto"/>
            <w:tcMar>
              <w:top w:w="100" w:type="dxa"/>
              <w:left w:w="100" w:type="dxa"/>
              <w:bottom w:w="100" w:type="dxa"/>
              <w:right w:w="100" w:type="dxa"/>
            </w:tcMar>
          </w:tcPr>
          <w:p w:rsidR="00583051" w:rsidRDefault="007B76CE" w14:paraId="0000039C" w14:textId="77777777">
            <w:pPr>
              <w:widowControl w:val="0"/>
              <w:pBdr>
                <w:top w:val="nil"/>
                <w:left w:val="nil"/>
                <w:bottom w:val="nil"/>
                <w:right w:val="nil"/>
                <w:between w:val="nil"/>
              </w:pBd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Obstáculos da interface para</w:t>
            </w:r>
          </w:p>
          <w:p w:rsidR="00583051" w:rsidRDefault="007B76CE" w14:paraId="0000039D" w14:textId="77777777">
            <w:pPr>
              <w:widowControl w:val="0"/>
              <w:pBdr>
                <w:top w:val="nil"/>
                <w:left w:val="nil"/>
                <w:bottom w:val="nil"/>
                <w:right w:val="nil"/>
                <w:between w:val="nil"/>
              </w:pBd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 interação</w:t>
            </w:r>
          </w:p>
        </w:tc>
        <w:tc>
          <w:tcPr>
            <w:tcW w:w="4950" w:type="dxa"/>
            <w:shd w:val="clear" w:color="auto" w:fill="auto"/>
            <w:tcMar>
              <w:top w:w="100" w:type="dxa"/>
              <w:left w:w="100" w:type="dxa"/>
              <w:bottom w:w="100" w:type="dxa"/>
              <w:right w:w="100" w:type="dxa"/>
            </w:tcMar>
          </w:tcPr>
          <w:p w:rsidR="00583051" w:rsidP="00F41DC3" w:rsidRDefault="007B76CE" w14:paraId="0000039E" w14:textId="77777777">
            <w:pPr>
              <w:widowControl w:val="0"/>
              <w:numPr>
                <w:ilvl w:val="0"/>
                <w:numId w:val="33"/>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 usuário tenta inserir pontos de decimal nos valores monetários, não entendendo que existe uma máscara para isso;</w:t>
            </w:r>
          </w:p>
          <w:p w:rsidR="00583051" w:rsidRDefault="00583051" w14:paraId="0000039F"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p w:rsidR="00583051" w:rsidP="00F41DC3" w:rsidRDefault="007B76CE" w14:paraId="000003A0" w14:textId="77777777">
            <w:pPr>
              <w:widowControl w:val="0"/>
              <w:numPr>
                <w:ilvl w:val="0"/>
                <w:numId w:val="34"/>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 usuário tenta inserir pontuação na digitação do número de telefone e CPF do novo cliente;</w:t>
            </w:r>
          </w:p>
          <w:p w:rsidR="00583051" w:rsidRDefault="00583051" w14:paraId="000003A1"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p w:rsidR="00583051" w:rsidP="00F41DC3" w:rsidRDefault="007B76CE" w14:paraId="000003A2" w14:textId="77777777">
            <w:pPr>
              <w:widowControl w:val="0"/>
              <w:numPr>
                <w:ilvl w:val="0"/>
                <w:numId w:val="39"/>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 usuário confunde o botão de abrir o formulário de filtro da pesquisa com o botão que realmente realiza a pesquisa;</w:t>
            </w:r>
          </w:p>
          <w:p w:rsidR="00583051" w:rsidRDefault="00583051" w14:paraId="000003A3"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p w:rsidR="00583051" w:rsidP="00F41DC3" w:rsidRDefault="007B76CE" w14:paraId="000003A4" w14:textId="77777777">
            <w:pPr>
              <w:widowControl w:val="0"/>
              <w:numPr>
                <w:ilvl w:val="0"/>
                <w:numId w:val="35"/>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Estando na tela de histórico de venda, não existe botão de </w:t>
            </w:r>
            <w:r>
              <w:rPr>
                <w:rFonts w:ascii="Times New Roman" w:hAnsi="Times New Roman" w:eastAsia="Times New Roman" w:cs="Times New Roman"/>
                <w:i/>
                <w:sz w:val="24"/>
                <w:szCs w:val="24"/>
              </w:rPr>
              <w:t>home screen</w:t>
            </w:r>
            <w:r>
              <w:rPr>
                <w:rFonts w:ascii="Times New Roman" w:hAnsi="Times New Roman" w:eastAsia="Times New Roman" w:cs="Times New Roman"/>
                <w:sz w:val="24"/>
                <w:szCs w:val="24"/>
              </w:rPr>
              <w:t>, tendo o usuário que voltar duas telas para acessar a primeira tela da aplicação;</w:t>
            </w:r>
          </w:p>
          <w:p w:rsidR="00583051" w:rsidRDefault="00583051" w14:paraId="000003A5"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p w:rsidR="00583051" w:rsidP="00F41DC3" w:rsidRDefault="007B76CE" w14:paraId="000003A6" w14:textId="77777777">
            <w:pPr>
              <w:widowControl w:val="0"/>
              <w:numPr>
                <w:ilvl w:val="0"/>
                <w:numId w:val="38"/>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botão de </w:t>
            </w:r>
            <w:r>
              <w:rPr>
                <w:rFonts w:ascii="Times New Roman" w:hAnsi="Times New Roman" w:eastAsia="Times New Roman" w:cs="Times New Roman"/>
                <w:i/>
                <w:sz w:val="24"/>
                <w:szCs w:val="24"/>
              </w:rPr>
              <w:t xml:space="preserve">logout </w:t>
            </w:r>
            <w:r>
              <w:rPr>
                <w:rFonts w:ascii="Times New Roman" w:hAnsi="Times New Roman" w:eastAsia="Times New Roman" w:cs="Times New Roman"/>
                <w:sz w:val="24"/>
                <w:szCs w:val="24"/>
              </w:rPr>
              <w:t>do aplicativo encontra-se apenas na primeira tela da aplicação;</w:t>
            </w:r>
          </w:p>
          <w:p w:rsidR="00583051" w:rsidRDefault="00583051" w14:paraId="000003A7" w14:textId="77777777">
            <w:pPr>
              <w:widowControl w:val="0"/>
              <w:pBdr>
                <w:top w:val="nil"/>
                <w:left w:val="nil"/>
                <w:bottom w:val="nil"/>
                <w:right w:val="nil"/>
                <w:between w:val="nil"/>
              </w:pBdr>
              <w:spacing w:line="240" w:lineRule="auto"/>
              <w:ind w:left="720"/>
              <w:rPr>
                <w:rFonts w:ascii="Times New Roman" w:hAnsi="Times New Roman" w:eastAsia="Times New Roman" w:cs="Times New Roman"/>
                <w:sz w:val="24"/>
                <w:szCs w:val="24"/>
              </w:rPr>
            </w:pPr>
          </w:p>
          <w:p w:rsidR="00583051" w:rsidP="00F41DC3" w:rsidRDefault="007B76CE" w14:paraId="000003A8" w14:textId="77777777">
            <w:pPr>
              <w:widowControl w:val="0"/>
              <w:numPr>
                <w:ilvl w:val="0"/>
                <w:numId w:val="38"/>
              </w:numPr>
              <w:pBdr>
                <w:top w:val="nil"/>
                <w:left w:val="nil"/>
                <w:bottom w:val="nil"/>
                <w:right w:val="nil"/>
                <w:between w:val="nil"/>
              </w:pBd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Alguns usuários relataram não gostar do componente de digitação da data, principalmente os usuários de Iphone;</w:t>
            </w:r>
          </w:p>
          <w:p w:rsidR="00583051" w:rsidRDefault="00583051" w14:paraId="000003A9" w14:textId="77777777">
            <w:pPr>
              <w:widowControl w:val="0"/>
              <w:pBdr>
                <w:top w:val="nil"/>
                <w:left w:val="nil"/>
                <w:bottom w:val="nil"/>
                <w:right w:val="nil"/>
                <w:between w:val="nil"/>
              </w:pBdr>
              <w:spacing w:line="240" w:lineRule="auto"/>
              <w:rPr>
                <w:rFonts w:ascii="Times New Roman" w:hAnsi="Times New Roman" w:eastAsia="Times New Roman" w:cs="Times New Roman"/>
                <w:sz w:val="24"/>
                <w:szCs w:val="24"/>
              </w:rPr>
            </w:pPr>
          </w:p>
        </w:tc>
      </w:tr>
    </w:tbl>
    <w:p w:rsidR="00583051" w:rsidRDefault="00583051" w14:paraId="000003AA" w14:textId="77777777">
      <w:pPr>
        <w:spacing w:line="360" w:lineRule="auto"/>
        <w:jc w:val="both"/>
        <w:rPr>
          <w:rFonts w:ascii="Times New Roman" w:hAnsi="Times New Roman" w:eastAsia="Times New Roman" w:cs="Times New Roman"/>
          <w:sz w:val="24"/>
          <w:szCs w:val="24"/>
        </w:rPr>
      </w:pPr>
    </w:p>
    <w:p w:rsidR="00583051" w:rsidRDefault="007B76CE" w14:paraId="000003AB"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Um questionário online com onze afirmações foi aplicado com as pessoas envolvidas nos testes a respeito da experiência com o aplicativo e solicitado que respondessem o quanto concordavam ou discordavam de cada uma delas.</w:t>
      </w:r>
    </w:p>
    <w:p w:rsidR="00583051" w:rsidP="002145A7" w:rsidRDefault="007B76CE" w14:paraId="000003AF" w14:textId="118C14EE">
      <w:pPr>
        <w:spacing w:line="360" w:lineRule="auto"/>
        <w:ind w:firstLine="720"/>
        <w:jc w:val="both"/>
        <w:rPr>
          <w:rFonts w:ascii="Times New Roman" w:hAnsi="Times New Roman" w:eastAsia="Times New Roman" w:cs="Times New Roman"/>
          <w:b/>
          <w:sz w:val="24"/>
          <w:szCs w:val="24"/>
          <w:highlight w:val="white"/>
        </w:rPr>
      </w:pPr>
      <w:r w:rsidR="007B76CE">
        <w:rPr>
          <w:rFonts w:ascii="Times New Roman" w:hAnsi="Times New Roman" w:eastAsia="Times New Roman" w:cs="Times New Roman"/>
          <w:sz w:val="24"/>
          <w:szCs w:val="24"/>
        </w:rPr>
        <w:t xml:space="preserve"> Os resultados deste questionário podem ser vistos na Figura 18.</w:t>
      </w:r>
      <w:r w:rsidR="00C71AF5">
        <w:rPr>
          <w:noProof/>
        </w:rPr>
        <mc:AlternateContent>
          <mc:Choice Requires="wps">
            <w:drawing>
              <wp:anchor distT="0" distB="0" distL="114300" distR="114300" simplePos="0" relativeHeight="251674624" behindDoc="0" locked="0" layoutInCell="1" allowOverlap="1" wp14:anchorId="6214F83F" wp14:editId="2806D874">
                <wp:simplePos x="0" y="0"/>
                <wp:positionH relativeFrom="margin">
                  <wp:align>right</wp:align>
                </wp:positionH>
                <wp:positionV relativeFrom="paragraph">
                  <wp:posOffset>304800</wp:posOffset>
                </wp:positionV>
                <wp:extent cx="5962650" cy="2286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62650" cy="228600"/>
                        </a:xfrm>
                        <a:prstGeom prst="rect">
                          <a:avLst/>
                        </a:prstGeom>
                        <a:solidFill>
                          <a:prstClr val="white"/>
                        </a:solidFill>
                        <a:ln>
                          <a:noFill/>
                        </a:ln>
                      </wps:spPr>
                      <wps:txbx>
                        <w:txbxContent>
                          <w:p w:rsidRPr="00844AC6" w:rsidR="002669FB" w:rsidP="00C71AF5" w:rsidRDefault="002669FB" w14:paraId="05129040" w14:textId="48EFB7FC">
                            <w:pPr>
                              <w:pStyle w:val="figuras"/>
                              <w:rPr>
                                <w:rFonts w:ascii="Arial" w:hAnsi="Arial" w:eastAsia="Arial" w:cs="Arial"/>
                                <w:noProof/>
                              </w:rPr>
                            </w:pPr>
                            <w:bookmarkStart w:name="_Toc43239489" w:id="202"/>
                            <w:r>
                              <w:t xml:space="preserve">Figura </w:t>
                            </w:r>
                            <w:r>
                              <w:fldChar w:fldCharType="begin"/>
                            </w:r>
                            <w:r>
                              <w:instrText> SEQ Figura \* ARABIC </w:instrText>
                            </w:r>
                            <w:r>
                              <w:fldChar w:fldCharType="separate"/>
                            </w:r>
                            <w:r w:rsidR="009549CC">
                              <w:rPr>
                                <w:noProof/>
                              </w:rPr>
                              <w:t>18</w:t>
                            </w:r>
                            <w:r>
                              <w:fldChar w:fldCharType="end"/>
                            </w:r>
                            <w:r>
                              <w:t xml:space="preserve"> </w:t>
                            </w:r>
                            <w:r w:rsidRPr="00A85B17">
                              <w:t>- Avaliação dos stakeholders após os testes de usabilidade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0A8A5911">
              <v:shapetype id="_x0000_t202" coordsize="21600,21600" o:spt="202" path="m,l,21600r21600,l21600,xe" w14:anchorId="6214F83F">
                <v:stroke joinstyle="miter"/>
                <v:path gradientshapeok="t" o:connecttype="rect"/>
              </v:shapetype>
              <v:shape id="Text Box 1" style="position:absolute;left:0;text-align:left;margin-left:418.3pt;margin-top:24pt;width:469.5pt;height:18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">
                <v:textbox inset="0,0,0,0">
                  <w:txbxContent>
                    <w:p w:rsidRPr="00844AC6" w:rsidR="002669FB" w:rsidP="00C71AF5" w:rsidRDefault="002669FB" w14:paraId="33F03877" w14:textId="48EFB7FC">
                      <w:pPr>
                        <w:pStyle w:val="figuras"/>
                        <w:rPr>
                          <w:rFonts w:ascii="Arial" w:hAnsi="Arial" w:eastAsia="Arial" w:cs="Arial"/>
                          <w:noProof/>
                        </w:rPr>
                      </w:pPr>
                      <w:r>
                        <w:t xml:space="preserve">Figura </w:t>
                      </w:r>
                      <w:r>
                        <w:fldChar w:fldCharType="begin"/>
                      </w:r>
                      <w:r>
                        <w:instrText> SEQ Figura \* ARABIC </w:instrText>
                      </w:r>
                      <w:r>
                        <w:fldChar w:fldCharType="separate"/>
                      </w:r>
                      <w:r w:rsidR="009549CC">
                        <w:rPr>
                          <w:noProof/>
                        </w:rPr>
                        <w:t>18</w:t>
                      </w:r>
                      <w:r>
                        <w:fldChar w:fldCharType="end"/>
                      </w:r>
                      <w:r>
                        <w:t xml:space="preserve"> </w:t>
                      </w:r>
                      <w:r w:rsidRPr="00A85B17">
                        <w:t>- Avaliação dos stakeholders após os testes de usabilidade</w:t>
                      </w:r>
                    </w:p>
                  </w:txbxContent>
                </v:textbox>
                <w10:wrap type="topAndBottom" anchorx="margin"/>
              </v:shape>
            </w:pict>
          </mc:Fallback>
        </mc:AlternateContent>
      </w:r>
      <w:r w:rsidR="00C71AF5">
        <w:rPr>
          <w:noProof/>
        </w:rPr>
        <w:drawing>
          <wp:anchor distT="114300" distB="114300" distL="114300" distR="114300" simplePos="0" relativeHeight="251658240" behindDoc="0" locked="0" layoutInCell="1" hidden="0" allowOverlap="1" wp14:anchorId="13FFDD50" wp14:editId="448B8EB4">
            <wp:simplePos x="0" y="0"/>
            <wp:positionH relativeFrom="column">
              <wp:posOffset>-209550</wp:posOffset>
            </wp:positionH>
            <wp:positionV relativeFrom="paragraph">
              <wp:posOffset>542925</wp:posOffset>
            </wp:positionV>
            <wp:extent cx="5962650" cy="3209925"/>
            <wp:effectExtent l="19050" t="19050" r="19050" b="28575"/>
            <wp:wrapTopAndBottom distT="114300" distB="11430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62650" cy="320992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583051" w:rsidRDefault="00583051" w14:paraId="000003B0" w14:textId="77777777">
      <w:pPr>
        <w:spacing w:line="240" w:lineRule="auto"/>
        <w:jc w:val="center"/>
        <w:rPr>
          <w:rFonts w:ascii="Times New Roman" w:hAnsi="Times New Roman" w:eastAsia="Times New Roman" w:cs="Times New Roman"/>
          <w:b/>
          <w:sz w:val="24"/>
          <w:szCs w:val="24"/>
          <w:highlight w:val="white"/>
        </w:rPr>
      </w:pPr>
    </w:p>
    <w:p w:rsidR="00C71AF5" w:rsidP="00C71AF5" w:rsidRDefault="00C71AF5" w14:paraId="7E31E1D5" w14:textId="76490003">
      <w:pPr>
        <w:pStyle w:val="figuras"/>
      </w:pPr>
      <w:r>
        <w:t>Fonte: Elaborado pelo autor.</w:t>
      </w:r>
    </w:p>
    <w:p w:rsidR="00583051" w:rsidRDefault="007B76CE" w14:paraId="000003B1" w14:textId="2682ACF4">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Além do questionário, solicitou-se também aos </w:t>
      </w:r>
      <w:r>
        <w:rPr>
          <w:rFonts w:ascii="Times New Roman" w:hAnsi="Times New Roman" w:eastAsia="Times New Roman" w:cs="Times New Roman"/>
          <w:i/>
          <w:sz w:val="24"/>
          <w:szCs w:val="24"/>
        </w:rPr>
        <w:t>stakeholders</w:t>
      </w:r>
      <w:r>
        <w:rPr>
          <w:rFonts w:ascii="Times New Roman" w:hAnsi="Times New Roman" w:eastAsia="Times New Roman" w:cs="Times New Roman"/>
          <w:sz w:val="24"/>
          <w:szCs w:val="24"/>
        </w:rPr>
        <w:t xml:space="preserve"> do teste que descrevessem qualquer dificuldade na realização de alguma tarefa. As principais dificuldades relatadas foram:</w:t>
      </w:r>
    </w:p>
    <w:p w:rsidR="00583051" w:rsidP="00F41DC3" w:rsidRDefault="007B76CE" w14:paraId="000003B2" w14:textId="77777777">
      <w:pPr>
        <w:numPr>
          <w:ilvl w:val="0"/>
          <w:numId w:val="4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“Encontrei dificuldade para entender como um crédito é lançado. Achei o fluxo e o modelo de negócio confuso”</w:t>
      </w:r>
      <w:r>
        <w:rPr>
          <w:rFonts w:ascii="Times New Roman" w:hAnsi="Times New Roman" w:eastAsia="Times New Roman" w:cs="Times New Roman"/>
          <w:sz w:val="24"/>
          <w:szCs w:val="24"/>
        </w:rPr>
        <w:t>;</w:t>
      </w:r>
    </w:p>
    <w:p w:rsidR="00583051" w:rsidP="00F41DC3" w:rsidRDefault="007B76CE" w14:paraId="000003B3" w14:textId="77777777">
      <w:pPr>
        <w:numPr>
          <w:ilvl w:val="0"/>
          <w:numId w:val="44"/>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i/>
          <w:sz w:val="24"/>
          <w:szCs w:val="24"/>
        </w:rPr>
        <w:t>“Apertei várias vezes o botão com o texto “Vendas” com a expectativa de acessar a tela para eu informar uma nova venda quando na verdade, abriu-se a tela de histórico e pesquisa de venda”</w:t>
      </w:r>
      <w:r>
        <w:rPr>
          <w:rFonts w:ascii="Times New Roman" w:hAnsi="Times New Roman" w:eastAsia="Times New Roman" w:cs="Times New Roman"/>
          <w:sz w:val="24"/>
          <w:szCs w:val="24"/>
        </w:rPr>
        <w:t>;</w:t>
      </w:r>
    </w:p>
    <w:p w:rsidR="00583051" w:rsidP="00F41DC3" w:rsidRDefault="007B76CE" w14:paraId="000003B4" w14:textId="77777777">
      <w:pPr>
        <w:numPr>
          <w:ilvl w:val="0"/>
          <w:numId w:val="44"/>
        </w:numPr>
        <w:spacing w:line="360" w:lineRule="auto"/>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“Na pesquisa de venda, cliquei por muitas vezes no floating button com o ícone de pesquisa a fim de pesquisar as vendas, mas tal ação não realiza a busca de vendas, mas sim abre o formulário para informar os filtros da pesquisa”;</w:t>
      </w:r>
    </w:p>
    <w:p w:rsidR="00583051" w:rsidP="00F41DC3" w:rsidRDefault="007B76CE" w14:paraId="000003B5" w14:textId="77777777">
      <w:pPr>
        <w:numPr>
          <w:ilvl w:val="0"/>
          <w:numId w:val="44"/>
        </w:numPr>
        <w:spacing w:line="360" w:lineRule="auto"/>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“Ao querer encerrar a minha sessão no aplicativo, precisei voltar para a tela inicial do aplicativo, o que é oneroso. Seria muito melhor se o botão de saída estivesse presente na tela”.</w:t>
      </w:r>
    </w:p>
    <w:p w:rsidR="00583051" w:rsidP="008550DF" w:rsidRDefault="007B76CE" w14:paraId="000003B6" w14:textId="77777777">
      <w:pPr>
        <w:pStyle w:val="titulo3"/>
      </w:pPr>
      <w:bookmarkStart w:name="_heading=h.4iylrwe" w:colFirst="0" w:colLast="0" w:id="204"/>
      <w:bookmarkStart w:name="_Toc43239459" w:id="205"/>
      <w:bookmarkEnd w:id="204"/>
      <w:r>
        <w:lastRenderedPageBreak/>
        <w:t>5.1.1 Resultados obtidos na loja de testes</w:t>
      </w:r>
      <w:bookmarkEnd w:id="205"/>
    </w:p>
    <w:p w:rsidR="00583051" w:rsidRDefault="007B76CE" w14:paraId="000003B7"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loja em potencial utilizou os serviços do aplicativo durante um mês e após tal período retornou alguns feedbacks:</w:t>
      </w:r>
    </w:p>
    <w:p w:rsidR="00583051" w:rsidP="003D3B26" w:rsidRDefault="007B76CE" w14:paraId="000003B8" w14:textId="64AE5195">
      <w:pPr>
        <w:numPr>
          <w:ilvl w:val="0"/>
          <w:numId w:val="32"/>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 o aplicativo, a busca do valor devido pelo cliente tornou-se mais rápida. A descrição do tempo médio bem como o fluxo antigo e atual encontram-se no quadro abaixo.</w:t>
      </w:r>
    </w:p>
    <w:p w:rsidR="00A400B9" w:rsidP="00A400B9" w:rsidRDefault="00A400B9" w14:paraId="0E7CBA84" w14:textId="77777777">
      <w:pPr>
        <w:spacing w:line="360" w:lineRule="auto"/>
        <w:ind w:left="1080"/>
        <w:jc w:val="both"/>
        <w:rPr>
          <w:rFonts w:ascii="Times New Roman" w:hAnsi="Times New Roman" w:eastAsia="Times New Roman" w:cs="Times New Roman"/>
          <w:sz w:val="24"/>
          <w:szCs w:val="24"/>
        </w:rPr>
      </w:pPr>
    </w:p>
    <w:p w:rsidR="00BA6A9F" w:rsidP="00BA6A9F" w:rsidRDefault="00BA6A9F" w14:paraId="33128995" w14:textId="11A806C7">
      <w:pPr>
        <w:pStyle w:val="figuras"/>
      </w:pPr>
      <w:bookmarkStart w:name="_Toc43239467" w:id="206"/>
      <w:r>
        <w:t xml:space="preserve">Quadro  </w:t>
      </w:r>
      <w:r>
        <w:fldChar w:fldCharType="begin"/>
      </w:r>
      <w:r>
        <w:instrText> SEQ Quadro_ \* ARABIC </w:instrText>
      </w:r>
      <w:r>
        <w:fldChar w:fldCharType="separate"/>
      </w:r>
      <w:r w:rsidR="009549CC">
        <w:rPr>
          <w:noProof/>
        </w:rPr>
        <w:t>3</w:t>
      </w:r>
      <w:r>
        <w:fldChar w:fldCharType="end"/>
      </w:r>
      <w:r>
        <w:t xml:space="preserve"> </w:t>
      </w:r>
      <w:r w:rsidRPr="00CC0B67">
        <w:t>- Fluxo de busca do valor do crediário antes e depois do uso da ferramenta</w:t>
      </w:r>
      <w:bookmarkEnd w:id="206"/>
    </w:p>
    <w:tbl>
      <w:tblPr>
        <w:tblStyle w:val="a8"/>
        <w:tblW w:w="8025" w:type="dxa"/>
        <w:tblInd w:w="69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230"/>
        <w:gridCol w:w="4320"/>
        <w:gridCol w:w="2475"/>
      </w:tblGrid>
      <w:tr w:rsidR="00583051" w:rsidTr="2D17CBF6" w14:paraId="1347CD33" w14:textId="77777777">
        <w:tc>
          <w:tcPr>
            <w:tcW w:w="1230" w:type="dxa"/>
            <w:shd w:val="clear" w:color="auto" w:fill="auto"/>
            <w:tcMar>
              <w:top w:w="100" w:type="dxa"/>
              <w:left w:w="100" w:type="dxa"/>
              <w:bottom w:w="100" w:type="dxa"/>
              <w:right w:w="100" w:type="dxa"/>
            </w:tcMar>
          </w:tcPr>
          <w:p w:rsidR="00583051" w:rsidP="00BA6A9F" w:rsidRDefault="00583051" w14:paraId="000003BB" w14:textId="77777777">
            <w:pPr>
              <w:widowControl w:val="0"/>
              <w:pBdr>
                <w:top w:val="nil"/>
                <w:left w:val="nil"/>
                <w:bottom w:val="nil"/>
                <w:right w:val="nil"/>
                <w:between w:val="nil"/>
              </w:pBdr>
              <w:spacing w:line="360" w:lineRule="auto"/>
              <w:rPr>
                <w:rFonts w:ascii="Times New Roman" w:hAnsi="Times New Roman" w:eastAsia="Times New Roman" w:cs="Times New Roman"/>
                <w:b/>
                <w:sz w:val="24"/>
                <w:szCs w:val="24"/>
              </w:rPr>
            </w:pPr>
          </w:p>
        </w:tc>
        <w:tc>
          <w:tcPr>
            <w:tcW w:w="4320" w:type="dxa"/>
            <w:shd w:val="clear" w:color="auto" w:fill="auto"/>
            <w:tcMar>
              <w:top w:w="100" w:type="dxa"/>
              <w:left w:w="100" w:type="dxa"/>
              <w:bottom w:w="100" w:type="dxa"/>
              <w:right w:w="100" w:type="dxa"/>
            </w:tcMar>
          </w:tcPr>
          <w:p w:rsidR="00583051" w:rsidRDefault="007B76CE" w14:paraId="000003BC"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Anteriormente</w:t>
            </w:r>
          </w:p>
        </w:tc>
        <w:tc>
          <w:tcPr>
            <w:tcW w:w="2475" w:type="dxa"/>
            <w:shd w:val="clear" w:color="auto" w:fill="auto"/>
            <w:tcMar>
              <w:top w:w="100" w:type="dxa"/>
              <w:left w:w="100" w:type="dxa"/>
              <w:bottom w:w="100" w:type="dxa"/>
              <w:right w:w="100" w:type="dxa"/>
            </w:tcMar>
          </w:tcPr>
          <w:p w:rsidR="00583051" w:rsidRDefault="007B76CE" w14:paraId="000003BD"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Atualmente</w:t>
            </w:r>
          </w:p>
        </w:tc>
      </w:tr>
      <w:tr w:rsidR="00583051" w:rsidTr="2D17CBF6" w14:paraId="4497D786" w14:textId="77777777">
        <w:tc>
          <w:tcPr>
            <w:tcW w:w="1230" w:type="dxa"/>
            <w:shd w:val="clear" w:color="auto" w:fill="auto"/>
            <w:tcMar>
              <w:top w:w="100" w:type="dxa"/>
              <w:left w:w="100" w:type="dxa"/>
              <w:bottom w:w="100" w:type="dxa"/>
              <w:right w:w="100" w:type="dxa"/>
            </w:tcMar>
          </w:tcPr>
          <w:p w:rsidR="00583051" w:rsidRDefault="007B76CE" w14:paraId="000003BE" w14:textId="77777777">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Tempo médio</w:t>
            </w:r>
          </w:p>
        </w:tc>
        <w:tc>
          <w:tcPr>
            <w:tcW w:w="4320" w:type="dxa"/>
            <w:shd w:val="clear" w:color="auto" w:fill="auto"/>
            <w:tcMar>
              <w:top w:w="100" w:type="dxa"/>
              <w:left w:w="100" w:type="dxa"/>
              <w:bottom w:w="100" w:type="dxa"/>
              <w:right w:w="100" w:type="dxa"/>
            </w:tcMar>
          </w:tcPr>
          <w:p w:rsidR="00583051" w:rsidRDefault="007B76CE" w14:paraId="000003BF" w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 minutos.</w:t>
            </w:r>
          </w:p>
        </w:tc>
        <w:tc>
          <w:tcPr>
            <w:tcW w:w="2475" w:type="dxa"/>
            <w:shd w:val="clear" w:color="auto" w:fill="auto"/>
            <w:tcMar>
              <w:top w:w="100" w:type="dxa"/>
              <w:left w:w="100" w:type="dxa"/>
              <w:bottom w:w="100" w:type="dxa"/>
              <w:right w:w="100" w:type="dxa"/>
            </w:tcMar>
          </w:tcPr>
          <w:p w:rsidR="00583051" w:rsidRDefault="007B76CE" w14:paraId="000003C0" w14:textId="77777777">
            <w:pPr>
              <w:widowControl w:val="0"/>
              <w:pBdr>
                <w:top w:val="nil"/>
                <w:left w:val="nil"/>
                <w:bottom w:val="nil"/>
                <w:right w:val="nil"/>
                <w:between w:val="nil"/>
              </w:pBd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30 segundos, isto é, aproximadamente 97% mais rápido.</w:t>
            </w:r>
          </w:p>
        </w:tc>
      </w:tr>
      <w:tr w:rsidR="00583051" w:rsidTr="2D17CBF6" w14:paraId="1033F9C9" w14:textId="77777777">
        <w:tc>
          <w:tcPr>
            <w:tcW w:w="1230" w:type="dxa"/>
            <w:shd w:val="clear" w:color="auto" w:fill="auto"/>
            <w:tcMar>
              <w:top w:w="100" w:type="dxa"/>
              <w:left w:w="100" w:type="dxa"/>
              <w:bottom w:w="100" w:type="dxa"/>
              <w:right w:w="100" w:type="dxa"/>
            </w:tcMar>
          </w:tcPr>
          <w:p w:rsidR="00583051" w:rsidRDefault="007B76CE" w14:paraId="000003C1" w14:textId="77777777">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Descrição</w:t>
            </w:r>
          </w:p>
        </w:tc>
        <w:tc>
          <w:tcPr>
            <w:tcW w:w="4320" w:type="dxa"/>
            <w:shd w:val="clear" w:color="auto" w:fill="auto"/>
            <w:tcMar>
              <w:top w:w="100" w:type="dxa"/>
              <w:left w:w="100" w:type="dxa"/>
              <w:bottom w:w="100" w:type="dxa"/>
              <w:right w:w="100" w:type="dxa"/>
            </w:tcMar>
          </w:tcPr>
          <w:p w:rsidR="00583051" w:rsidRDefault="007B76CE" w14:paraId="000003C2" w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O vendedor dirigia-se ao cômodo da loja onde as fichas ficavam guardadas. As fichas eram ordenadas alfabeticamente. Então, o mesmo fazia uma busca manual do crediário requisitado e após encontrá-lo, digitava os itens da última compra bem como o total atual devido no WhatsApp do cliente. Esse processo manual, levava em média, dez minutos.</w:t>
            </w:r>
          </w:p>
        </w:tc>
        <w:tc>
          <w:tcPr>
            <w:tcW w:w="2475" w:type="dxa"/>
            <w:shd w:val="clear" w:color="auto" w:fill="auto"/>
            <w:tcMar>
              <w:top w:w="100" w:type="dxa"/>
              <w:left w:w="100" w:type="dxa"/>
              <w:bottom w:w="100" w:type="dxa"/>
              <w:right w:w="100" w:type="dxa"/>
            </w:tcMar>
          </w:tcPr>
          <w:p w:rsidR="00583051" w:rsidRDefault="007B76CE" w14:paraId="000003C3" w14:textId="6EAD8C5F">
            <w:pPr>
              <w:widowControl w:val="0"/>
              <w:pBdr>
                <w:top w:val="nil"/>
                <w:left w:val="nil"/>
                <w:bottom w:val="nil"/>
                <w:right w:val="nil"/>
                <w:between w:val="nil"/>
              </w:pBdr>
              <w:spacing w:line="240" w:lineRule="auto"/>
              <w:jc w:val="center"/>
              <w:rPr>
                <w:rFonts w:ascii="Times New Roman" w:hAnsi="Times New Roman" w:eastAsia="Times New Roman" w:cs="Times New Roman"/>
                <w:sz w:val="24"/>
                <w:szCs w:val="24"/>
              </w:rPr>
            </w:pPr>
            <w:r w:rsidRPr="2D17CBF6" w:rsidR="007B76CE">
              <w:rPr>
                <w:rFonts w:ascii="Times New Roman" w:hAnsi="Times New Roman" w:eastAsia="Times New Roman" w:cs="Times New Roman"/>
                <w:sz w:val="24"/>
                <w:szCs w:val="24"/>
              </w:rPr>
              <w:t>O usuário autentica-se</w:t>
            </w:r>
            <w:ins w:author="Rodrigo Elias  Bianchi" w:date="2020-07-09T21:03:08.344Z" w:id="1958279297">
              <w:r w:rsidRPr="2D17CBF6" w:rsidR="097581F8">
                <w:rPr>
                  <w:rFonts w:ascii="Times New Roman" w:hAnsi="Times New Roman" w:eastAsia="Times New Roman" w:cs="Times New Roman"/>
                  <w:sz w:val="24"/>
                  <w:szCs w:val="24"/>
                </w:rPr>
                <w:t xml:space="preserve"> </w:t>
              </w:r>
            </w:ins>
            <w:r w:rsidRPr="2D17CBF6" w:rsidR="007B76CE">
              <w:rPr>
                <w:rFonts w:ascii="Times New Roman" w:hAnsi="Times New Roman" w:eastAsia="Times New Roman" w:cs="Times New Roman"/>
                <w:sz w:val="24"/>
                <w:szCs w:val="24"/>
              </w:rPr>
              <w:t>na aplicação e pesquisa o cliente por nome, sobrenome ou CPF. A busca retorna inicialmente o valor devido pelo cliente. Caso o vendedor precise de mais detalhes do crediário, seleciona-se o mesmo.</w:t>
            </w:r>
          </w:p>
        </w:tc>
      </w:tr>
    </w:tbl>
    <w:p w:rsidR="00583051" w:rsidP="00CB1931" w:rsidRDefault="007B76CE" w14:paraId="000003C4" w14:textId="77777777">
      <w:pPr>
        <w:pStyle w:val="figuras"/>
      </w:pPr>
      <w:r>
        <w:t>Fonte: Elaborado pelo autor.</w:t>
      </w:r>
    </w:p>
    <w:p w:rsidR="00583051" w:rsidRDefault="00583051" w14:paraId="000003C5" w14:textId="77777777">
      <w:pPr>
        <w:spacing w:line="360" w:lineRule="auto"/>
        <w:ind w:left="1440"/>
        <w:jc w:val="both"/>
        <w:rPr>
          <w:rFonts w:ascii="Times New Roman" w:hAnsi="Times New Roman" w:eastAsia="Times New Roman" w:cs="Times New Roman"/>
          <w:sz w:val="24"/>
          <w:szCs w:val="24"/>
        </w:rPr>
      </w:pPr>
    </w:p>
    <w:p w:rsidR="00583051" w:rsidP="003D3B26" w:rsidRDefault="007B76CE" w14:paraId="000003C6" w14:textId="77777777">
      <w:pPr>
        <w:numPr>
          <w:ilvl w:val="0"/>
          <w:numId w:val="32"/>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histórico com a data de compra, os produtos e o vendedor ficaram mais acessíveis. O compartilhamento de tais informações tornou-se bem trivial, que segundo os proprietários, facilita muito. No quadro abaixo, mostra-se o que foi relatado sobre o fluxo anteriormente e posteriormente ao uso da ferramenta EasyStore.</w:t>
      </w:r>
    </w:p>
    <w:p w:rsidR="00CB1931" w:rsidP="00CB1931" w:rsidRDefault="00CB1931" w14:paraId="16FFD48D" w14:textId="54F997C0">
      <w:pPr>
        <w:pStyle w:val="figuras"/>
      </w:pPr>
      <w:bookmarkStart w:name="_Toc43239468" w:id="207"/>
      <w:r>
        <w:t xml:space="preserve">Quadro  </w:t>
      </w:r>
      <w:r w:rsidR="002669FB">
        <w:fldChar w:fldCharType="begin"/>
      </w:r>
      <w:r w:rsidR="002669FB">
        <w:instrText xml:space="preserve"> SEQ Quadro_ \* ARABIC </w:instrText>
      </w:r>
      <w:r w:rsidR="002669FB">
        <w:fldChar w:fldCharType="separate"/>
      </w:r>
      <w:r w:rsidR="009549CC">
        <w:rPr>
          <w:noProof/>
        </w:rPr>
        <w:t>4</w:t>
      </w:r>
      <w:r w:rsidR="002669FB">
        <w:rPr>
          <w:noProof/>
        </w:rPr>
        <w:fldChar w:fldCharType="end"/>
      </w:r>
      <w:r>
        <w:t xml:space="preserve"> </w:t>
      </w:r>
      <w:r w:rsidRPr="00A14060">
        <w:t>- Histórico do crediário antes e depois do uso da ferramenta</w:t>
      </w:r>
      <w:bookmarkEnd w:id="207"/>
    </w:p>
    <w:tbl>
      <w:tblPr>
        <w:tblStyle w:val="a9"/>
        <w:tblW w:w="7938" w:type="dxa"/>
        <w:tblInd w:w="69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985"/>
        <w:gridCol w:w="3630"/>
        <w:gridCol w:w="2323"/>
      </w:tblGrid>
      <w:tr w:rsidR="00583051" w:rsidTr="00094860" w14:paraId="35026026" w14:textId="77777777">
        <w:tc>
          <w:tcPr>
            <w:tcW w:w="1985" w:type="dxa"/>
            <w:shd w:val="clear" w:color="auto" w:fill="auto"/>
            <w:tcMar>
              <w:top w:w="100" w:type="dxa"/>
              <w:left w:w="100" w:type="dxa"/>
              <w:bottom w:w="100" w:type="dxa"/>
              <w:right w:w="100" w:type="dxa"/>
            </w:tcMar>
          </w:tcPr>
          <w:p w:rsidR="00583051" w:rsidRDefault="00583051" w14:paraId="000003C9" w14:textId="77777777">
            <w:pPr>
              <w:widowControl w:val="0"/>
              <w:spacing w:line="360" w:lineRule="auto"/>
              <w:jc w:val="center"/>
              <w:rPr>
                <w:rFonts w:ascii="Times New Roman" w:hAnsi="Times New Roman" w:eastAsia="Times New Roman" w:cs="Times New Roman"/>
                <w:b/>
                <w:sz w:val="24"/>
                <w:szCs w:val="24"/>
              </w:rPr>
            </w:pPr>
          </w:p>
        </w:tc>
        <w:tc>
          <w:tcPr>
            <w:tcW w:w="3630" w:type="dxa"/>
            <w:shd w:val="clear" w:color="auto" w:fill="auto"/>
            <w:tcMar>
              <w:top w:w="100" w:type="dxa"/>
              <w:left w:w="100" w:type="dxa"/>
              <w:bottom w:w="100" w:type="dxa"/>
              <w:right w:w="100" w:type="dxa"/>
            </w:tcMar>
          </w:tcPr>
          <w:p w:rsidR="00583051" w:rsidRDefault="007B76CE" w14:paraId="000003CA" w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Anteriormente</w:t>
            </w:r>
          </w:p>
        </w:tc>
        <w:tc>
          <w:tcPr>
            <w:tcW w:w="2323" w:type="dxa"/>
            <w:shd w:val="clear" w:color="auto" w:fill="auto"/>
            <w:tcMar>
              <w:top w:w="100" w:type="dxa"/>
              <w:left w:w="100" w:type="dxa"/>
              <w:bottom w:w="100" w:type="dxa"/>
              <w:right w:w="100" w:type="dxa"/>
            </w:tcMar>
          </w:tcPr>
          <w:p w:rsidR="00583051" w:rsidRDefault="007B76CE" w14:paraId="000003CB" w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Atualmente</w:t>
            </w:r>
          </w:p>
        </w:tc>
      </w:tr>
      <w:tr w:rsidR="00583051" w:rsidTr="00094860" w14:paraId="372F5A43" w14:textId="77777777">
        <w:tc>
          <w:tcPr>
            <w:tcW w:w="1985" w:type="dxa"/>
            <w:shd w:val="clear" w:color="auto" w:fill="auto"/>
            <w:tcMar>
              <w:top w:w="100" w:type="dxa"/>
              <w:left w:w="100" w:type="dxa"/>
              <w:bottom w:w="100" w:type="dxa"/>
              <w:right w:w="100" w:type="dxa"/>
            </w:tcMar>
          </w:tcPr>
          <w:p w:rsidR="00583051" w:rsidRDefault="007B76CE" w14:paraId="000003CC"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Tempo médio</w:t>
            </w:r>
          </w:p>
        </w:tc>
        <w:tc>
          <w:tcPr>
            <w:tcW w:w="3630" w:type="dxa"/>
            <w:shd w:val="clear" w:color="auto" w:fill="auto"/>
            <w:tcMar>
              <w:top w:w="100" w:type="dxa"/>
              <w:left w:w="100" w:type="dxa"/>
              <w:bottom w:w="100" w:type="dxa"/>
              <w:right w:w="100" w:type="dxa"/>
            </w:tcMar>
          </w:tcPr>
          <w:p w:rsidR="00583051" w:rsidRDefault="007B76CE" w14:paraId="000003CD" w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 minutos.</w:t>
            </w:r>
          </w:p>
        </w:tc>
        <w:tc>
          <w:tcPr>
            <w:tcW w:w="2323" w:type="dxa"/>
            <w:shd w:val="clear" w:color="auto" w:fill="auto"/>
            <w:tcMar>
              <w:top w:w="100" w:type="dxa"/>
              <w:left w:w="100" w:type="dxa"/>
              <w:bottom w:w="100" w:type="dxa"/>
              <w:right w:w="100" w:type="dxa"/>
            </w:tcMar>
          </w:tcPr>
          <w:p w:rsidR="00583051" w:rsidRDefault="007B76CE" w14:paraId="000003CE"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 minutos, isto é, aproximadamente 74% mais rápido.</w:t>
            </w:r>
          </w:p>
        </w:tc>
      </w:tr>
      <w:tr w:rsidR="00583051" w:rsidTr="00094860" w14:paraId="2EA6889E" w14:textId="77777777">
        <w:tc>
          <w:tcPr>
            <w:tcW w:w="1985" w:type="dxa"/>
            <w:shd w:val="clear" w:color="auto" w:fill="auto"/>
            <w:tcMar>
              <w:top w:w="100" w:type="dxa"/>
              <w:left w:w="100" w:type="dxa"/>
              <w:bottom w:w="100" w:type="dxa"/>
              <w:right w:w="100" w:type="dxa"/>
            </w:tcMar>
          </w:tcPr>
          <w:p w:rsidR="00583051" w:rsidRDefault="007B76CE" w14:paraId="000003CF"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Descrição</w:t>
            </w:r>
          </w:p>
        </w:tc>
        <w:tc>
          <w:tcPr>
            <w:tcW w:w="3630" w:type="dxa"/>
            <w:shd w:val="clear" w:color="auto" w:fill="auto"/>
            <w:tcMar>
              <w:top w:w="100" w:type="dxa"/>
              <w:left w:w="100" w:type="dxa"/>
              <w:bottom w:w="100" w:type="dxa"/>
              <w:right w:w="100" w:type="dxa"/>
            </w:tcMar>
          </w:tcPr>
          <w:p w:rsidR="00583051" w:rsidRDefault="007B76CE" w14:paraId="000003D0"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vendedor dirigia-se até onde localizavam as fichas de crediário físicas e após encontrar a ficha do cliente, analisava a mesma tentando entender a letra das </w:t>
            </w:r>
            <w:r>
              <w:rPr>
                <w:rFonts w:ascii="Times New Roman" w:hAnsi="Times New Roman" w:eastAsia="Times New Roman" w:cs="Times New Roman"/>
                <w:sz w:val="24"/>
                <w:szCs w:val="24"/>
              </w:rPr>
              <w:lastRenderedPageBreak/>
              <w:t>pessoas que anotaram os dados das vendas anteriores. Após isso, tirava-se uma foto com o celular para o envio no WhatsApp do cliente. Caso o cliente estivesse na loja, mostrava-se pessoalmente os dados escritos no crediário.</w:t>
            </w:r>
          </w:p>
        </w:tc>
        <w:tc>
          <w:tcPr>
            <w:tcW w:w="2323" w:type="dxa"/>
            <w:shd w:val="clear" w:color="auto" w:fill="auto"/>
            <w:tcMar>
              <w:top w:w="100" w:type="dxa"/>
              <w:left w:w="100" w:type="dxa"/>
              <w:bottom w:w="100" w:type="dxa"/>
              <w:right w:w="100" w:type="dxa"/>
            </w:tcMar>
          </w:tcPr>
          <w:p w:rsidR="00583051" w:rsidRDefault="007B76CE" w14:paraId="000003D1" w14:textId="77777777">
            <w:pPr>
              <w:widowControl w:val="0"/>
              <w:spacing w:line="240" w:lineRule="auto"/>
              <w:jc w:val="center"/>
              <w:rPr>
                <w:rFonts w:ascii="Times New Roman" w:hAnsi="Times New Roman" w:eastAsia="Times New Roman" w:cs="Times New Roman"/>
                <w:i/>
                <w:sz w:val="24"/>
                <w:szCs w:val="24"/>
              </w:rPr>
            </w:pPr>
            <w:r>
              <w:rPr>
                <w:rFonts w:ascii="Times New Roman" w:hAnsi="Times New Roman" w:eastAsia="Times New Roman" w:cs="Times New Roman"/>
                <w:sz w:val="24"/>
                <w:szCs w:val="24"/>
              </w:rPr>
              <w:lastRenderedPageBreak/>
              <w:t xml:space="preserve">Autentica-se no aplicativo e com alguns cliques encontra-se o histórico completo de </w:t>
            </w:r>
            <w:r>
              <w:rPr>
                <w:rFonts w:ascii="Times New Roman" w:hAnsi="Times New Roman" w:eastAsia="Times New Roman" w:cs="Times New Roman"/>
                <w:sz w:val="24"/>
                <w:szCs w:val="24"/>
              </w:rPr>
              <w:lastRenderedPageBreak/>
              <w:t xml:space="preserve">vendas registradas. Podendo filtrar por data e valor. Podendo clicar no botão de compartilhamento presente na tela e enviar ao cliente diretamente no </w:t>
            </w:r>
            <w:r>
              <w:rPr>
                <w:rFonts w:ascii="Times New Roman" w:hAnsi="Times New Roman" w:eastAsia="Times New Roman" w:cs="Times New Roman"/>
                <w:i/>
                <w:sz w:val="24"/>
                <w:szCs w:val="24"/>
              </w:rPr>
              <w:t>WhatsApp.</w:t>
            </w:r>
          </w:p>
        </w:tc>
      </w:tr>
    </w:tbl>
    <w:p w:rsidR="00583051" w:rsidP="00CB1931" w:rsidRDefault="007B76CE" w14:paraId="000003D2" w14:textId="77777777">
      <w:pPr>
        <w:pStyle w:val="figuras"/>
      </w:pPr>
      <w:r>
        <w:t>Fonte: Elaborado pelo autor.</w:t>
      </w:r>
    </w:p>
    <w:p w:rsidR="00583051" w:rsidRDefault="00583051" w14:paraId="000003D3" w14:textId="77777777">
      <w:pPr>
        <w:spacing w:line="240" w:lineRule="auto"/>
        <w:rPr>
          <w:rFonts w:ascii="Times New Roman" w:hAnsi="Times New Roman" w:eastAsia="Times New Roman" w:cs="Times New Roman"/>
          <w:b/>
          <w:color w:val="FF0000"/>
          <w:sz w:val="24"/>
          <w:szCs w:val="24"/>
        </w:rPr>
      </w:pPr>
    </w:p>
    <w:p w:rsidR="00583051" w:rsidRDefault="00583051" w14:paraId="000003D4" w14:textId="77777777">
      <w:pPr>
        <w:spacing w:line="240" w:lineRule="auto"/>
        <w:ind w:firstLine="720"/>
        <w:jc w:val="center"/>
        <w:rPr>
          <w:rFonts w:ascii="Times New Roman" w:hAnsi="Times New Roman" w:eastAsia="Times New Roman" w:cs="Times New Roman"/>
          <w:b/>
          <w:color w:val="FF0000"/>
          <w:sz w:val="24"/>
          <w:szCs w:val="24"/>
        </w:rPr>
      </w:pPr>
    </w:p>
    <w:p w:rsidR="00583051" w:rsidP="003D3B26" w:rsidRDefault="007B76CE" w14:paraId="000003D5" w14:textId="77777777">
      <w:pPr>
        <w:numPr>
          <w:ilvl w:val="0"/>
          <w:numId w:val="32"/>
        </w:numPr>
        <w:spacing w:line="240" w:lineRule="auto"/>
        <w:ind w:left="567" w:hanging="567"/>
        <w:rPr>
          <w:rFonts w:ascii="Times New Roman" w:hAnsi="Times New Roman" w:eastAsia="Times New Roman" w:cs="Times New Roman"/>
          <w:sz w:val="24"/>
          <w:szCs w:val="24"/>
        </w:rPr>
      </w:pPr>
      <w:r>
        <w:rPr>
          <w:rFonts w:ascii="Times New Roman" w:hAnsi="Times New Roman" w:eastAsia="Times New Roman" w:cs="Times New Roman"/>
          <w:sz w:val="24"/>
          <w:szCs w:val="24"/>
        </w:rPr>
        <w:t>O acesso ao total de crédito concedido no mês atual foi citado como melhoria no dia a dia das atividades da loja. Os resultados podem ser acompanhados no quadro abaixo.</w:t>
      </w:r>
    </w:p>
    <w:p w:rsidR="00583051" w:rsidRDefault="00583051" w14:paraId="000003D6" w14:textId="77777777">
      <w:pPr>
        <w:spacing w:line="240" w:lineRule="auto"/>
        <w:rPr>
          <w:rFonts w:ascii="Times New Roman" w:hAnsi="Times New Roman" w:eastAsia="Times New Roman" w:cs="Times New Roman"/>
          <w:sz w:val="24"/>
          <w:szCs w:val="24"/>
        </w:rPr>
      </w:pPr>
    </w:p>
    <w:p w:rsidR="001A6A12" w:rsidP="001A6A12" w:rsidRDefault="001A6A12" w14:paraId="00C603A0" w14:textId="2BC04606">
      <w:pPr>
        <w:pStyle w:val="figuras"/>
      </w:pPr>
      <w:bookmarkStart w:name="_Toc43239469" w:id="208"/>
      <w:r>
        <w:t xml:space="preserve">Quadro  </w:t>
      </w:r>
      <w:r>
        <w:fldChar w:fldCharType="begin"/>
      </w:r>
      <w:r>
        <w:instrText> SEQ Quadro_ \* ARABIC </w:instrText>
      </w:r>
      <w:r>
        <w:fldChar w:fldCharType="separate"/>
      </w:r>
      <w:r w:rsidR="009549CC">
        <w:rPr>
          <w:noProof/>
        </w:rPr>
        <w:t>5</w:t>
      </w:r>
      <w:r>
        <w:fldChar w:fldCharType="end"/>
      </w:r>
      <w:r>
        <w:t xml:space="preserve"> </w:t>
      </w:r>
      <w:r w:rsidRPr="007179A6">
        <w:t>- Comparação da visibilidade do total de crédito concedido com o uso da ferramenta</w:t>
      </w:r>
      <w:bookmarkEnd w:id="208"/>
    </w:p>
    <w:tbl>
      <w:tblPr>
        <w:tblStyle w:val="aa"/>
        <w:tblW w:w="8025" w:type="dxa"/>
        <w:tblInd w:w="699"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45"/>
        <w:gridCol w:w="3630"/>
        <w:gridCol w:w="2850"/>
      </w:tblGrid>
      <w:tr w:rsidR="00583051" w:rsidTr="00A10BC7" w14:paraId="45D3EBCA" w14:textId="77777777">
        <w:tc>
          <w:tcPr>
            <w:tcW w:w="1545" w:type="dxa"/>
            <w:shd w:val="clear" w:color="auto" w:fill="auto"/>
            <w:tcMar>
              <w:top w:w="100" w:type="dxa"/>
              <w:left w:w="100" w:type="dxa"/>
              <w:bottom w:w="100" w:type="dxa"/>
              <w:right w:w="100" w:type="dxa"/>
            </w:tcMar>
          </w:tcPr>
          <w:p w:rsidR="00583051" w:rsidRDefault="00583051" w14:paraId="000003DA" w14:textId="77777777">
            <w:pPr>
              <w:widowControl w:val="0"/>
              <w:spacing w:line="360" w:lineRule="auto"/>
              <w:jc w:val="center"/>
              <w:rPr>
                <w:rFonts w:ascii="Times New Roman" w:hAnsi="Times New Roman" w:eastAsia="Times New Roman" w:cs="Times New Roman"/>
                <w:b/>
                <w:sz w:val="24"/>
                <w:szCs w:val="24"/>
              </w:rPr>
            </w:pPr>
          </w:p>
        </w:tc>
        <w:tc>
          <w:tcPr>
            <w:tcW w:w="3630" w:type="dxa"/>
            <w:shd w:val="clear" w:color="auto" w:fill="auto"/>
            <w:tcMar>
              <w:top w:w="100" w:type="dxa"/>
              <w:left w:w="100" w:type="dxa"/>
              <w:bottom w:w="100" w:type="dxa"/>
              <w:right w:w="100" w:type="dxa"/>
            </w:tcMar>
          </w:tcPr>
          <w:p w:rsidR="00583051" w:rsidRDefault="007B76CE" w14:paraId="000003DB" w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Anteriormente</w:t>
            </w:r>
          </w:p>
        </w:tc>
        <w:tc>
          <w:tcPr>
            <w:tcW w:w="2850" w:type="dxa"/>
            <w:shd w:val="clear" w:color="auto" w:fill="auto"/>
            <w:tcMar>
              <w:top w:w="100" w:type="dxa"/>
              <w:left w:w="100" w:type="dxa"/>
              <w:bottom w:w="100" w:type="dxa"/>
              <w:right w:w="100" w:type="dxa"/>
            </w:tcMar>
          </w:tcPr>
          <w:p w:rsidR="00583051" w:rsidRDefault="007B76CE" w14:paraId="000003DC" w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Atualmente</w:t>
            </w:r>
          </w:p>
        </w:tc>
      </w:tr>
      <w:tr w:rsidR="00583051" w:rsidTr="00A10BC7" w14:paraId="6E098EC7" w14:textId="77777777">
        <w:tc>
          <w:tcPr>
            <w:tcW w:w="1545" w:type="dxa"/>
            <w:shd w:val="clear" w:color="auto" w:fill="auto"/>
            <w:tcMar>
              <w:top w:w="100" w:type="dxa"/>
              <w:left w:w="100" w:type="dxa"/>
              <w:bottom w:w="100" w:type="dxa"/>
              <w:right w:w="100" w:type="dxa"/>
            </w:tcMar>
          </w:tcPr>
          <w:p w:rsidR="00583051" w:rsidRDefault="007B76CE" w14:paraId="000003DD"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Tempo médio</w:t>
            </w:r>
          </w:p>
        </w:tc>
        <w:tc>
          <w:tcPr>
            <w:tcW w:w="3630" w:type="dxa"/>
            <w:shd w:val="clear" w:color="auto" w:fill="auto"/>
            <w:tcMar>
              <w:top w:w="100" w:type="dxa"/>
              <w:left w:w="100" w:type="dxa"/>
              <w:bottom w:w="100" w:type="dxa"/>
              <w:right w:w="100" w:type="dxa"/>
            </w:tcMar>
          </w:tcPr>
          <w:p w:rsidR="00583051" w:rsidRDefault="007B76CE" w14:paraId="000003DE" w14:textId="77777777">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50 minutos.</w:t>
            </w:r>
          </w:p>
        </w:tc>
        <w:tc>
          <w:tcPr>
            <w:tcW w:w="2850" w:type="dxa"/>
            <w:shd w:val="clear" w:color="auto" w:fill="auto"/>
            <w:tcMar>
              <w:top w:w="100" w:type="dxa"/>
              <w:left w:w="100" w:type="dxa"/>
              <w:bottom w:w="100" w:type="dxa"/>
              <w:right w:w="100" w:type="dxa"/>
            </w:tcMar>
          </w:tcPr>
          <w:p w:rsidR="00583051" w:rsidRDefault="007B76CE" w14:paraId="000003DF"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15 segundos, isto é,  aproximadamente 99.5% mais rápido.</w:t>
            </w:r>
          </w:p>
        </w:tc>
      </w:tr>
      <w:tr w:rsidR="00583051" w:rsidTr="00A10BC7" w14:paraId="7FB765CB" w14:textId="77777777">
        <w:tc>
          <w:tcPr>
            <w:tcW w:w="1545" w:type="dxa"/>
            <w:shd w:val="clear" w:color="auto" w:fill="auto"/>
            <w:tcMar>
              <w:top w:w="100" w:type="dxa"/>
              <w:left w:w="100" w:type="dxa"/>
              <w:bottom w:w="100" w:type="dxa"/>
              <w:right w:w="100" w:type="dxa"/>
            </w:tcMar>
          </w:tcPr>
          <w:p w:rsidR="00583051" w:rsidRDefault="007B76CE" w14:paraId="000003E0" w14:textId="77777777">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Descrição</w:t>
            </w:r>
          </w:p>
        </w:tc>
        <w:tc>
          <w:tcPr>
            <w:tcW w:w="3630" w:type="dxa"/>
            <w:shd w:val="clear" w:color="auto" w:fill="auto"/>
            <w:tcMar>
              <w:top w:w="100" w:type="dxa"/>
              <w:left w:w="100" w:type="dxa"/>
              <w:bottom w:w="100" w:type="dxa"/>
              <w:right w:w="100" w:type="dxa"/>
            </w:tcMar>
          </w:tcPr>
          <w:p w:rsidR="00583051" w:rsidRDefault="007B76CE" w14:paraId="000003E1"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O vendedor dirigia-se até onde localizavam as fichas de crediário físicas e somava todas as vendas do mês corrente. Tal processo é oneroso e  passível de erros aritméticos oriundos de desatenção e cansaço da atividade enfadonha.</w:t>
            </w:r>
          </w:p>
        </w:tc>
        <w:tc>
          <w:tcPr>
            <w:tcW w:w="2850" w:type="dxa"/>
            <w:shd w:val="clear" w:color="auto" w:fill="auto"/>
            <w:tcMar>
              <w:top w:w="100" w:type="dxa"/>
              <w:left w:w="100" w:type="dxa"/>
              <w:bottom w:w="100" w:type="dxa"/>
              <w:right w:w="100" w:type="dxa"/>
            </w:tcMar>
          </w:tcPr>
          <w:p w:rsidR="00583051" w:rsidRDefault="007B76CE" w14:paraId="000003E2" w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Autentica-se no aplicativo e ao pressionar dois botões acessa-se o total vendido no mês atual.</w:t>
            </w:r>
          </w:p>
        </w:tc>
      </w:tr>
    </w:tbl>
    <w:p w:rsidR="00583051" w:rsidP="001A6A12" w:rsidRDefault="007B76CE" w14:paraId="000003E3" w14:textId="77777777">
      <w:pPr>
        <w:pStyle w:val="figuras"/>
      </w:pPr>
      <w:r>
        <w:t>Fonte: Elaborado pelo autor.</w:t>
      </w:r>
    </w:p>
    <w:p w:rsidR="00583051" w:rsidRDefault="00583051" w14:paraId="000003E4" w14:textId="77777777">
      <w:pPr>
        <w:spacing w:line="240" w:lineRule="auto"/>
        <w:ind w:firstLine="720"/>
        <w:jc w:val="center"/>
        <w:rPr>
          <w:rFonts w:ascii="Times New Roman" w:hAnsi="Times New Roman" w:eastAsia="Times New Roman" w:cs="Times New Roman"/>
          <w:b/>
          <w:color w:val="FF0000"/>
          <w:sz w:val="24"/>
          <w:szCs w:val="24"/>
        </w:rPr>
      </w:pPr>
    </w:p>
    <w:p w:rsidR="00583051" w:rsidRDefault="00583051" w14:paraId="000003E5" w14:textId="77777777">
      <w:pPr>
        <w:spacing w:line="240" w:lineRule="auto"/>
        <w:ind w:firstLine="720"/>
        <w:jc w:val="center"/>
        <w:rPr>
          <w:rFonts w:ascii="Times New Roman" w:hAnsi="Times New Roman" w:eastAsia="Times New Roman" w:cs="Times New Roman"/>
          <w:b/>
          <w:sz w:val="24"/>
          <w:szCs w:val="24"/>
        </w:rPr>
      </w:pPr>
    </w:p>
    <w:p w:rsidR="00583051" w:rsidRDefault="007B76CE" w14:paraId="000003E6"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Os </w:t>
      </w:r>
      <w:r>
        <w:rPr>
          <w:rFonts w:ascii="Times New Roman" w:hAnsi="Times New Roman" w:eastAsia="Times New Roman" w:cs="Times New Roman"/>
          <w:i/>
          <w:sz w:val="24"/>
          <w:szCs w:val="24"/>
        </w:rPr>
        <w:t xml:space="preserve">stakeholders </w:t>
      </w:r>
      <w:r>
        <w:rPr>
          <w:rFonts w:ascii="Times New Roman" w:hAnsi="Times New Roman" w:eastAsia="Times New Roman" w:cs="Times New Roman"/>
          <w:sz w:val="24"/>
          <w:szCs w:val="24"/>
        </w:rPr>
        <w:t>também ficaram a vontade para deixar suas sugestões, críticas ou qualquer comentário adicional, listados abaixo:</w:t>
      </w:r>
    </w:p>
    <w:p w:rsidR="00583051" w:rsidP="003D3B26" w:rsidRDefault="007B76CE" w14:paraId="000003E7" w14:textId="77777777">
      <w:pPr>
        <w:numPr>
          <w:ilvl w:val="0"/>
          <w:numId w:val="36"/>
        </w:numPr>
        <w:spacing w:line="360" w:lineRule="auto"/>
        <w:ind w:left="567" w:hanging="567"/>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“O compartilhamento das informações do crediário é muito legal. Me economiza um tempo enorme!”;</w:t>
      </w:r>
    </w:p>
    <w:p w:rsidR="00583051" w:rsidP="003D3B26" w:rsidRDefault="007B76CE" w14:paraId="000003E8" w14:textId="77777777">
      <w:pPr>
        <w:numPr>
          <w:ilvl w:val="0"/>
          <w:numId w:val="44"/>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i/>
          <w:sz w:val="24"/>
          <w:szCs w:val="24"/>
        </w:rPr>
        <w:t>“Quando incluía um produto errado na venda, eu não conseguia devolver o mesmo. Tinha que cancelar toda a venda e fazer de novo sem aquele produto. Seria muito legal se houvesse a funcionalidade de devolução de itens”</w:t>
      </w:r>
      <w:r>
        <w:rPr>
          <w:rFonts w:ascii="Times New Roman" w:hAnsi="Times New Roman" w:eastAsia="Times New Roman" w:cs="Times New Roman"/>
          <w:sz w:val="24"/>
          <w:szCs w:val="24"/>
        </w:rPr>
        <w:t>;</w:t>
      </w:r>
    </w:p>
    <w:p w:rsidR="00583051" w:rsidP="003D3B26" w:rsidRDefault="007B76CE" w14:paraId="000003E9" w14:textId="77777777">
      <w:pPr>
        <w:numPr>
          <w:ilvl w:val="0"/>
          <w:numId w:val="44"/>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i/>
          <w:sz w:val="24"/>
          <w:szCs w:val="24"/>
        </w:rPr>
        <w:t>“Ao cancelar a venda e refazê-la, a data persistida é a atual. Já aconteceu de eu precisar cancelar a venda e refazer no outro dia, o cliente me questionou sobre a data da venda, pois ele não havia estado na loja naquele dia em particular”;</w:t>
      </w:r>
    </w:p>
    <w:p w:rsidR="00583051" w:rsidP="003D3B26" w:rsidRDefault="007B76CE" w14:paraId="000003EA" w14:textId="77777777">
      <w:pPr>
        <w:numPr>
          <w:ilvl w:val="0"/>
          <w:numId w:val="44"/>
        </w:numPr>
        <w:spacing w:line="360" w:lineRule="auto"/>
        <w:ind w:left="567" w:hanging="567"/>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“Ao buscar um cliente e digitar nome e sobrenome, o aplicativo se perde”;</w:t>
      </w:r>
    </w:p>
    <w:p w:rsidR="00583051" w:rsidP="003D3B26" w:rsidRDefault="007B76CE" w14:paraId="000003EB" w14:textId="77777777">
      <w:pPr>
        <w:numPr>
          <w:ilvl w:val="0"/>
          <w:numId w:val="44"/>
        </w:numPr>
        <w:spacing w:line="360" w:lineRule="auto"/>
        <w:ind w:left="567" w:hanging="567"/>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lastRenderedPageBreak/>
        <w:t>“Se pudesse fazer uma funcionalidade de análise de crédito, iria incrementar muito o valor do aplicativo”;</w:t>
      </w:r>
    </w:p>
    <w:p w:rsidR="00583051" w:rsidP="003D3B26" w:rsidRDefault="007B76CE" w14:paraId="000003EC" w14:textId="77777777">
      <w:pPr>
        <w:numPr>
          <w:ilvl w:val="0"/>
          <w:numId w:val="44"/>
        </w:numPr>
        <w:spacing w:line="360" w:lineRule="auto"/>
        <w:ind w:left="567" w:hanging="567"/>
        <w:jc w:val="both"/>
        <w:rPr>
          <w:rFonts w:ascii="Times New Roman" w:hAnsi="Times New Roman" w:eastAsia="Times New Roman" w:cs="Times New Roman"/>
          <w:i/>
          <w:sz w:val="24"/>
          <w:szCs w:val="24"/>
        </w:rPr>
      </w:pPr>
      <w:r>
        <w:rPr>
          <w:rFonts w:ascii="Times New Roman" w:hAnsi="Times New Roman" w:eastAsia="Times New Roman" w:cs="Times New Roman"/>
          <w:i/>
          <w:sz w:val="24"/>
          <w:szCs w:val="24"/>
        </w:rPr>
        <w:t>“Na tela de detalhamento da venda, existem dois botões relacionados a venda. Um leva para a pesquisa das vendas e outro, para a tela de ponto de venda. Muitas vezes eu clico em um querendo clicar em outro”.</w:t>
      </w:r>
    </w:p>
    <w:p w:rsidR="00583051" w:rsidRDefault="00583051" w14:paraId="000003ED" w14:textId="77777777">
      <w:pPr>
        <w:spacing w:line="360" w:lineRule="auto"/>
        <w:ind w:left="720"/>
        <w:jc w:val="both"/>
        <w:rPr>
          <w:rFonts w:ascii="Times New Roman" w:hAnsi="Times New Roman" w:eastAsia="Times New Roman" w:cs="Times New Roman"/>
          <w:i/>
          <w:sz w:val="24"/>
          <w:szCs w:val="24"/>
        </w:rPr>
      </w:pPr>
    </w:p>
    <w:p w:rsidR="00583051" w:rsidP="008650CE" w:rsidRDefault="007B76CE" w14:paraId="000003EE"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 acordo com os </w:t>
      </w:r>
      <w:r>
        <w:rPr>
          <w:rFonts w:ascii="Times New Roman" w:hAnsi="Times New Roman" w:eastAsia="Times New Roman" w:cs="Times New Roman"/>
          <w:i/>
          <w:sz w:val="24"/>
          <w:szCs w:val="24"/>
        </w:rPr>
        <w:t xml:space="preserve">feedbacks </w:t>
      </w:r>
      <w:r>
        <w:rPr>
          <w:rFonts w:ascii="Times New Roman" w:hAnsi="Times New Roman" w:eastAsia="Times New Roman" w:cs="Times New Roman"/>
          <w:sz w:val="24"/>
          <w:szCs w:val="24"/>
        </w:rPr>
        <w:t xml:space="preserve">recebidos pelo uso do aplicativo, os usuários indicam a necessidade de uma nova funcionalidade de devolução parcial de itens da venda após a confirmação e finalização ao invés de cancelar a venda como um todo. </w:t>
      </w:r>
    </w:p>
    <w:p w:rsidR="00583051" w:rsidP="008650CE" w:rsidRDefault="007B76CE" w14:paraId="000003EF"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 sugestão de melhoria do item 6 vem no sentido de inserir um ícone que aumente a familiaridade com a ação daquele botão, visto que existem dois botões relacionados ao mesmo domínio da aplicação na tela: venda. Outra solução seria inserir o botão de ponto de venda na tela de busca de vendas, mas nesse caso, o número de botões pressionados para se chegar até a tela de venda (principal tela do sistema) aumentaria em um. </w:t>
      </w:r>
    </w:p>
    <w:p w:rsidR="00583051" w:rsidP="008650CE" w:rsidRDefault="007B76CE" w14:paraId="000003F0"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Outra ponto foi um defeito na busca de crediário: atualmente ou o usuário digita o nome ou o sobrenome, caso digite os dois, o aplicativo não busca usando os dois como filtro. Para isso, existem duas possibilidades:</w:t>
      </w:r>
    </w:p>
    <w:p w:rsidR="00583051" w:rsidP="008650CE" w:rsidRDefault="007B76CE" w14:paraId="000003F1" w14:textId="77777777">
      <w:pPr>
        <w:numPr>
          <w:ilvl w:val="0"/>
          <w:numId w:val="40"/>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Separar cada dado em um </w:t>
      </w:r>
      <w:r>
        <w:rPr>
          <w:rFonts w:ascii="Times New Roman" w:hAnsi="Times New Roman" w:eastAsia="Times New Roman" w:cs="Times New Roman"/>
          <w:i/>
          <w:sz w:val="24"/>
          <w:szCs w:val="24"/>
        </w:rPr>
        <w:t xml:space="preserve">input  </w:t>
      </w:r>
      <w:r>
        <w:rPr>
          <w:rFonts w:ascii="Times New Roman" w:hAnsi="Times New Roman" w:eastAsia="Times New Roman" w:cs="Times New Roman"/>
          <w:sz w:val="24"/>
          <w:szCs w:val="24"/>
        </w:rPr>
        <w:t>e então, realizar a busca utilizando os dados como filtro;</w:t>
      </w:r>
    </w:p>
    <w:p w:rsidR="00583051" w:rsidP="008650CE" w:rsidRDefault="007B76CE" w14:paraId="000003F2" w14:textId="77777777">
      <w:pPr>
        <w:numPr>
          <w:ilvl w:val="0"/>
          <w:numId w:val="40"/>
        </w:numPr>
        <w:spacing w:line="360" w:lineRule="auto"/>
        <w:ind w:left="567" w:hanging="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Desenvolver alguma lógica de quebra de </w:t>
      </w:r>
      <w:r>
        <w:rPr>
          <w:rFonts w:ascii="Times New Roman" w:hAnsi="Times New Roman" w:eastAsia="Times New Roman" w:cs="Times New Roman"/>
          <w:i/>
          <w:sz w:val="24"/>
          <w:szCs w:val="24"/>
        </w:rPr>
        <w:t xml:space="preserve">strings </w:t>
      </w:r>
      <w:r>
        <w:rPr>
          <w:rFonts w:ascii="Times New Roman" w:hAnsi="Times New Roman" w:eastAsia="Times New Roman" w:cs="Times New Roman"/>
          <w:sz w:val="24"/>
          <w:szCs w:val="24"/>
        </w:rPr>
        <w:t xml:space="preserve">em espaço, aplicando consequentemente cada parte da </w:t>
      </w:r>
      <w:r>
        <w:rPr>
          <w:rFonts w:ascii="Times New Roman" w:hAnsi="Times New Roman" w:eastAsia="Times New Roman" w:cs="Times New Roman"/>
          <w:i/>
          <w:sz w:val="24"/>
          <w:szCs w:val="24"/>
        </w:rPr>
        <w:t xml:space="preserve">string </w:t>
      </w:r>
      <w:r>
        <w:rPr>
          <w:rFonts w:ascii="Times New Roman" w:hAnsi="Times New Roman" w:eastAsia="Times New Roman" w:cs="Times New Roman"/>
          <w:sz w:val="24"/>
          <w:szCs w:val="24"/>
        </w:rPr>
        <w:t>como filtro no campo de nome e sobrenome do cliente.</w:t>
      </w:r>
    </w:p>
    <w:p w:rsidR="00583051" w:rsidP="008650CE" w:rsidRDefault="00583051" w14:paraId="000003F3" w14:textId="77777777">
      <w:pPr>
        <w:spacing w:line="360" w:lineRule="auto"/>
        <w:ind w:left="567" w:hanging="567"/>
        <w:jc w:val="both"/>
        <w:rPr>
          <w:rFonts w:ascii="Times New Roman" w:hAnsi="Times New Roman" w:eastAsia="Times New Roman" w:cs="Times New Roman"/>
          <w:sz w:val="24"/>
          <w:szCs w:val="24"/>
        </w:rPr>
      </w:pPr>
    </w:p>
    <w:p w:rsidR="00583051" w:rsidP="008650CE" w:rsidRDefault="007B76CE" w14:paraId="000003F4"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Apesar das melhorias sugeridas, o retorno quanto a utilização da ferramenta no dia a dia foi positivo, conforme pode ser visto nos quadros 3, 4 e 5.</w:t>
      </w:r>
    </w:p>
    <w:p w:rsidR="00583051" w:rsidP="008650CE" w:rsidRDefault="007B76CE" w14:paraId="000003F5"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Das cinco pessoas iniciais que testaram o aplicativo, 80% afirmaram que a aplicação possui uma fácil usabilidade, a porção que discorda relaciona-se aos comentários abertos que indicam as necessidades de melhoria apontadas acima. </w:t>
      </w:r>
    </w:p>
    <w:p w:rsidR="00583051" w:rsidP="008650CE" w:rsidRDefault="007B76CE" w14:paraId="000003F6" w14:textId="2C1322C0">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Relacionando a modelagem feita no capítulo 4 e as informações retornadas pela amostra da utilização beta da ferramenta, pôde-se constatar que a elaboração aqui descrita cumpriu o objetivo proposto: elaboração de uma aplicação híbrida para controle de crediário com uma fácil usabilidade e disponibilidade.</w:t>
      </w:r>
    </w:p>
    <w:p w:rsidR="009549CC" w:rsidP="008650CE" w:rsidRDefault="009549CC" w14:paraId="7528FA8F" w14:textId="402145D9">
      <w:pPr>
        <w:spacing w:line="360" w:lineRule="auto"/>
        <w:ind w:firstLine="567"/>
        <w:jc w:val="both"/>
        <w:rPr>
          <w:rFonts w:ascii="Times New Roman" w:hAnsi="Times New Roman" w:eastAsia="Times New Roman" w:cs="Times New Roman"/>
          <w:sz w:val="24"/>
          <w:szCs w:val="24"/>
        </w:rPr>
      </w:pPr>
    </w:p>
    <w:p w:rsidR="009549CC" w:rsidP="008650CE" w:rsidRDefault="009549CC" w14:paraId="57816016" w14:textId="77777777">
      <w:pPr>
        <w:spacing w:line="360" w:lineRule="auto"/>
        <w:ind w:firstLine="567"/>
        <w:jc w:val="both"/>
        <w:rPr>
          <w:rFonts w:ascii="Times New Roman" w:hAnsi="Times New Roman" w:eastAsia="Times New Roman" w:cs="Times New Roman"/>
          <w:sz w:val="24"/>
          <w:szCs w:val="24"/>
        </w:rPr>
      </w:pPr>
    </w:p>
    <w:p w:rsidR="00583051" w:rsidP="00FB78B7" w:rsidRDefault="007B76CE" w14:paraId="000003F7" w14:textId="77777777">
      <w:pPr>
        <w:pStyle w:val="titulo2"/>
        <w:numPr>
          <w:ilvl w:val="0"/>
          <w:numId w:val="0"/>
        </w:numPr>
        <w:ind w:left="426" w:hanging="426"/>
        <w:rPr>
          <w:b/>
        </w:rPr>
      </w:pPr>
      <w:bookmarkStart w:name="_heading=h.2y3w247" w:colFirst="0" w:colLast="0" w:id="209"/>
      <w:bookmarkStart w:name="_Toc43239460" w:id="210"/>
      <w:bookmarkEnd w:id="209"/>
      <w:r>
        <w:rPr>
          <w:b/>
        </w:rPr>
        <w:lastRenderedPageBreak/>
        <w:t>5.4 Limitações do trabalho</w:t>
      </w:r>
      <w:bookmarkEnd w:id="210"/>
    </w:p>
    <w:p w:rsidR="00583051" w:rsidRDefault="00583051" w14:paraId="000003F8" w14:textId="77777777"/>
    <w:p w:rsidR="00583051" w:rsidP="008650CE" w:rsidRDefault="007B76CE" w14:paraId="000003F9"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Por questões de limitação técnica e recursos financeiros, o aplicativo não foi disponibilizado na loja de aplicativos para os testes da versão beta, o que limitou a amostra de testes realizados, isto é, caso o aplicativo estivesse na loja, pessoas poderiam instalar facilmente nos seus </w:t>
      </w:r>
      <w:r>
        <w:rPr>
          <w:rFonts w:ascii="Times New Roman" w:hAnsi="Times New Roman" w:eastAsia="Times New Roman" w:cs="Times New Roman"/>
          <w:i/>
          <w:sz w:val="24"/>
          <w:szCs w:val="24"/>
        </w:rPr>
        <w:t xml:space="preserve">smartphones </w:t>
      </w:r>
      <w:r>
        <w:rPr>
          <w:rFonts w:ascii="Times New Roman" w:hAnsi="Times New Roman" w:eastAsia="Times New Roman" w:cs="Times New Roman"/>
          <w:sz w:val="24"/>
          <w:szCs w:val="24"/>
        </w:rPr>
        <w:t xml:space="preserve">e realizarem os primeiros testes sem a necessidade de ter um desenvolvedor ao lado para a instalação da ferramenta. </w:t>
      </w:r>
    </w:p>
    <w:p w:rsidR="00583051" w:rsidP="008650CE" w:rsidRDefault="007B76CE" w14:paraId="000003FA"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Ainda sobre os testes da versão beta da aplicação, a amostra foi pequena porque não houveram lojas dispostas a realizar a validação da aplicação nessa etapa do desenvolvimento. Seria interessante realizar novos testes porém com um maior número de pessoas e estabelecimentos na amostra a fim de certificar-se quanto a qualidade técnica, negocial e de usabilidade da ferramenta.</w:t>
      </w:r>
    </w:p>
    <w:p w:rsidR="00583051" w:rsidP="008650CE" w:rsidRDefault="007B76CE" w14:paraId="000003FB"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tempo de uso da aplicação pela loja escolhida com estudo prático foi de apenas um mês, o que é relativamente pouco para que os usuários tenham </w:t>
      </w:r>
      <w:r>
        <w:rPr>
          <w:rFonts w:ascii="Times New Roman" w:hAnsi="Times New Roman" w:eastAsia="Times New Roman" w:cs="Times New Roman"/>
          <w:i/>
          <w:sz w:val="24"/>
          <w:szCs w:val="24"/>
        </w:rPr>
        <w:t xml:space="preserve">feedbacks </w:t>
      </w:r>
      <w:r>
        <w:rPr>
          <w:rFonts w:ascii="Times New Roman" w:hAnsi="Times New Roman" w:eastAsia="Times New Roman" w:cs="Times New Roman"/>
          <w:sz w:val="24"/>
          <w:szCs w:val="24"/>
        </w:rPr>
        <w:t xml:space="preserve">sobre a ferramenta. Tais testes empíricos não puderam ser mais longos nesta monografia devido ao breve intervalo de tempo entre o término da implementação e a escrita da mesma, bem como a escassez de recursos monetários, pois utilizou-se o servidor da Google </w:t>
      </w:r>
      <w:r>
        <w:rPr>
          <w:rFonts w:ascii="Times New Roman" w:hAnsi="Times New Roman" w:eastAsia="Times New Roman" w:cs="Times New Roman"/>
          <w:i/>
          <w:sz w:val="24"/>
          <w:szCs w:val="24"/>
        </w:rPr>
        <w:t>Cloud</w:t>
      </w:r>
      <w:r>
        <w:rPr>
          <w:rFonts w:ascii="Times New Roman" w:hAnsi="Times New Roman" w:eastAsia="Times New Roman" w:cs="Times New Roman"/>
          <w:sz w:val="24"/>
          <w:szCs w:val="24"/>
        </w:rPr>
        <w:t xml:space="preserve">, onde o primeiro mês de testes era gratuito.  </w:t>
      </w:r>
    </w:p>
    <w:p w:rsidR="00583051" w:rsidP="008550DF" w:rsidRDefault="007B76CE" w14:paraId="000003FC" w14:textId="77777777">
      <w:pPr>
        <w:pStyle w:val="titulo2"/>
        <w:numPr>
          <w:ilvl w:val="0"/>
          <w:numId w:val="0"/>
        </w:numPr>
        <w:ind w:left="426" w:hanging="426"/>
        <w:rPr>
          <w:b/>
        </w:rPr>
      </w:pPr>
      <w:bookmarkStart w:name="_heading=h.1d96cc0" w:colFirst="0" w:colLast="0" w:id="211"/>
      <w:bookmarkStart w:name="_Toc43239461" w:id="212"/>
      <w:bookmarkEnd w:id="211"/>
      <w:r>
        <w:rPr>
          <w:b/>
        </w:rPr>
        <w:t>5.5 Considerações finais</w:t>
      </w:r>
      <w:bookmarkEnd w:id="212"/>
    </w:p>
    <w:p w:rsidR="00583051" w:rsidP="008650CE" w:rsidRDefault="007B76CE" w14:paraId="000003FD" w14:textId="0087FC55">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Neste Capítulo foram apresentadas as estratégias para o teste de usabilidade com o aplicativo </w:t>
      </w:r>
      <w:r>
        <w:rPr>
          <w:rFonts w:ascii="Times New Roman" w:hAnsi="Times New Roman" w:eastAsia="Times New Roman" w:cs="Times New Roman"/>
          <w:i/>
          <w:sz w:val="24"/>
          <w:szCs w:val="24"/>
        </w:rPr>
        <w:t xml:space="preserve">EasyStore </w:t>
      </w:r>
      <w:r>
        <w:rPr>
          <w:rFonts w:ascii="Times New Roman" w:hAnsi="Times New Roman" w:eastAsia="Times New Roman" w:cs="Times New Roman"/>
          <w:sz w:val="24"/>
          <w:szCs w:val="24"/>
        </w:rPr>
        <w:t>e seus principais resultados. Também foram relacionadas as respostas da avaliação de usabilidade. Por fim, foi feita uma análise crítica sobre os resultados e relatadas algumas limitações que se impuseram durante o desenvolvimento deste trabalho.</w:t>
      </w:r>
    </w:p>
    <w:p w:rsidR="000E0B6D" w:rsidP="008650CE" w:rsidRDefault="000E0B6D" w14:paraId="7BE802CC" w14:textId="0EC0359D">
      <w:pPr>
        <w:spacing w:line="360" w:lineRule="auto"/>
        <w:ind w:firstLine="567"/>
        <w:jc w:val="both"/>
        <w:rPr>
          <w:rFonts w:ascii="Times New Roman" w:hAnsi="Times New Roman" w:eastAsia="Times New Roman" w:cs="Times New Roman"/>
          <w:sz w:val="24"/>
          <w:szCs w:val="24"/>
        </w:rPr>
      </w:pPr>
    </w:p>
    <w:p w:rsidR="000E0B6D" w:rsidP="008650CE" w:rsidRDefault="000E0B6D" w14:paraId="7AA0D413" w14:textId="38AE1338">
      <w:pPr>
        <w:spacing w:line="360" w:lineRule="auto"/>
        <w:ind w:firstLine="567"/>
        <w:jc w:val="both"/>
        <w:rPr>
          <w:rFonts w:ascii="Times New Roman" w:hAnsi="Times New Roman" w:eastAsia="Times New Roman" w:cs="Times New Roman"/>
          <w:sz w:val="24"/>
          <w:szCs w:val="24"/>
        </w:rPr>
      </w:pPr>
    </w:p>
    <w:p w:rsidR="002D221B" w:rsidP="008650CE" w:rsidRDefault="002D221B" w14:paraId="09241214" w14:textId="6F5A1143">
      <w:pPr>
        <w:spacing w:line="360" w:lineRule="auto"/>
        <w:ind w:firstLine="567"/>
        <w:jc w:val="both"/>
        <w:rPr>
          <w:rFonts w:ascii="Times New Roman" w:hAnsi="Times New Roman" w:eastAsia="Times New Roman" w:cs="Times New Roman"/>
          <w:sz w:val="24"/>
          <w:szCs w:val="24"/>
        </w:rPr>
      </w:pPr>
    </w:p>
    <w:p w:rsidR="008650CE" w:rsidP="008650CE" w:rsidRDefault="008650CE" w14:paraId="6D5518E5" w14:textId="6F707A1C">
      <w:pPr>
        <w:spacing w:line="360" w:lineRule="auto"/>
        <w:ind w:firstLine="567"/>
        <w:jc w:val="both"/>
        <w:rPr>
          <w:rFonts w:ascii="Times New Roman" w:hAnsi="Times New Roman" w:eastAsia="Times New Roman" w:cs="Times New Roman"/>
          <w:sz w:val="24"/>
          <w:szCs w:val="24"/>
        </w:rPr>
      </w:pPr>
    </w:p>
    <w:p w:rsidR="008650CE" w:rsidP="008650CE" w:rsidRDefault="008650CE" w14:paraId="206740E3" w14:textId="17B59FC9">
      <w:pPr>
        <w:spacing w:line="360" w:lineRule="auto"/>
        <w:ind w:firstLine="567"/>
        <w:jc w:val="both"/>
        <w:rPr>
          <w:rFonts w:ascii="Times New Roman" w:hAnsi="Times New Roman" w:eastAsia="Times New Roman" w:cs="Times New Roman"/>
          <w:sz w:val="24"/>
          <w:szCs w:val="24"/>
        </w:rPr>
      </w:pPr>
    </w:p>
    <w:p w:rsidR="009549CC" w:rsidP="008650CE" w:rsidRDefault="009549CC" w14:paraId="2DBFB15F" w14:textId="77777777">
      <w:pPr>
        <w:spacing w:line="360" w:lineRule="auto"/>
        <w:ind w:firstLine="567"/>
        <w:jc w:val="both"/>
        <w:rPr>
          <w:rFonts w:ascii="Times New Roman" w:hAnsi="Times New Roman" w:eastAsia="Times New Roman" w:cs="Times New Roman"/>
          <w:sz w:val="24"/>
          <w:szCs w:val="24"/>
        </w:rPr>
      </w:pPr>
    </w:p>
    <w:p w:rsidR="000E0B6D" w:rsidP="008650CE" w:rsidRDefault="000E0B6D" w14:paraId="5FA98D47" w14:textId="77777777">
      <w:pPr>
        <w:spacing w:line="360" w:lineRule="auto"/>
        <w:ind w:firstLine="567"/>
        <w:jc w:val="both"/>
        <w:rPr>
          <w:rFonts w:ascii="Times New Roman" w:hAnsi="Times New Roman" w:eastAsia="Times New Roman" w:cs="Times New Roman"/>
          <w:sz w:val="24"/>
          <w:szCs w:val="24"/>
        </w:rPr>
      </w:pPr>
    </w:p>
    <w:p w:rsidR="00583051" w:rsidP="006F6745" w:rsidRDefault="007B76CE" w14:paraId="0000040D" w14:textId="04D9CECA">
      <w:pPr>
        <w:pStyle w:val="Title"/>
      </w:pPr>
      <w:bookmarkStart w:name="_heading=h.3x8tuzt" w:colFirst="0" w:colLast="0" w:id="213"/>
      <w:bookmarkStart w:name="_Toc43239462" w:id="214"/>
      <w:bookmarkEnd w:id="213"/>
      <w:r>
        <w:lastRenderedPageBreak/>
        <w:t>6. C</w:t>
      </w:r>
      <w:r w:rsidR="006F6745">
        <w:t>ONCLUSÃO</w:t>
      </w:r>
      <w:bookmarkEnd w:id="214"/>
    </w:p>
    <w:p w:rsidR="00583051" w:rsidP="008650CE" w:rsidRDefault="007B76CE" w14:paraId="0000040E"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 uso de aplicativos para dispositivos móveis cresce exponencialmente ao passar dos anos e tal crescimento ocorre devido ao aumento da capacidade computacional para as ferramentas.</w:t>
      </w:r>
    </w:p>
    <w:p w:rsidR="00583051" w:rsidP="008650CE" w:rsidRDefault="007B76CE" w14:paraId="0000040F"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Empresas de todos os portes apostam cada vez mais - devido ao aumento e disponibilidade computacional - em aplicações móveis para administrar os seus negócios, pois a mesma proporciona praticidade ao acessar e manipular dados a fim de gerar uma informação. Com a internet móvel, desde que se possua um dispositivo inteligente conectado, consegue-se acessar dados armazenados em qualquer continente.</w:t>
      </w:r>
    </w:p>
    <w:p w:rsidR="00583051" w:rsidP="008650CE" w:rsidRDefault="007B76CE" w14:paraId="00000410" w14:textId="77777777">
      <w:pPr>
        <w:shd w:val="clear" w:color="auto" w:fill="FFFFFF"/>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mercado de crédito é de suma importância pois é um instrumento para promover o desenvolvimento econômico de qualquer nação. A concessão de crédito aumenta o poder de  compra da população, de forma a aumentar o consumo, estimular a produção e aquecer a economia. </w:t>
      </w:r>
    </w:p>
    <w:p w:rsidR="00583051" w:rsidP="06D73AE3" w:rsidRDefault="007B76CE" w14:paraId="00000411" w14:textId="77777777" w14:noSpellErr="1">
      <w:pPr>
        <w:shd w:val="clear" w:color="auto" w:fill="FFFFFF" w:themeFill="background1"/>
        <w:spacing w:line="360" w:lineRule="auto"/>
        <w:ind w:firstLine="567"/>
        <w:jc w:val="both"/>
        <w:rPr>
          <w:rFonts w:ascii="Times New Roman" w:hAnsi="Times New Roman" w:eastAsia="Times New Roman" w:cs="Times New Roman"/>
          <w:sz w:val="24"/>
          <w:szCs w:val="24"/>
        </w:rPr>
      </w:pPr>
      <w:commentRangeStart w:id="65638662"/>
      <w:r w:rsidRPr="06D73AE3" w:rsidR="007B76CE">
        <w:rPr>
          <w:rFonts w:ascii="Times New Roman" w:hAnsi="Times New Roman" w:eastAsia="Times New Roman" w:cs="Times New Roman"/>
          <w:sz w:val="24"/>
          <w:szCs w:val="24"/>
        </w:rPr>
        <w:t>Pensando nisso, o presente trabalho, através da avaliação de soluções existentes e da coleta de dados composta de um questionário com oito perguntas envolvendo proprietários de micro-empresas que trabalham com o modelo de crediário, foram levantadas as necessidades primordiais desse grupo mercadológico e identificados as funcionalidades potenciais que definiram a proposta de trabalho:  Desenvolver uma aplicação móvel híbrida  que sirva como uma ferramenta de apoio a controle e concessão de crédito.</w:t>
      </w:r>
      <w:commentRangeEnd w:id="65638662"/>
      <w:r>
        <w:rPr>
          <w:rStyle w:val="CommentReference"/>
        </w:rPr>
        <w:commentReference w:id="65638662"/>
      </w:r>
    </w:p>
    <w:p w:rsidR="00583051" w:rsidP="008650CE" w:rsidRDefault="007B76CE" w14:paraId="00000412" w14:textId="77777777">
      <w:pPr>
        <w:shd w:val="clear" w:color="auto" w:fill="FFFFFF"/>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Para o desenvolvimento da solução tecnológica, paradigmas de desenvolvimento multiplataformas contemporâneos foram empregados, com destaque para as técnicas e padrões de projetos arquiteturais que garantem uma alta disponibilidade da aplicação, integridade de dados e usabilidade.</w:t>
      </w:r>
    </w:p>
    <w:p w:rsidR="00583051" w:rsidP="008650CE" w:rsidRDefault="007B76CE" w14:paraId="00000413" w14:textId="77777777">
      <w:pPr>
        <w:shd w:val="clear" w:color="auto" w:fill="FFFFFF"/>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Após quatro meses de desenvolvimento e testes, a versão final foi disponibilizada e então, utilizada por uma loja de roupas que trabalha com um sistema manual de controle de fichas de crediário. Após um mês empregando a aplicação no cotidiano das atividades, a mesma apresentou </w:t>
      </w:r>
      <w:r>
        <w:rPr>
          <w:rFonts w:ascii="Times New Roman" w:hAnsi="Times New Roman" w:eastAsia="Times New Roman" w:cs="Times New Roman"/>
          <w:i/>
          <w:sz w:val="24"/>
          <w:szCs w:val="24"/>
        </w:rPr>
        <w:t>feedbacks</w:t>
      </w:r>
      <w:r>
        <w:rPr>
          <w:rFonts w:ascii="Times New Roman" w:hAnsi="Times New Roman" w:eastAsia="Times New Roman" w:cs="Times New Roman"/>
          <w:sz w:val="24"/>
          <w:szCs w:val="24"/>
        </w:rPr>
        <w:t xml:space="preserve"> referentes aos valores intangíveis e tangíveis que o  uso da ferramenta </w:t>
      </w:r>
      <w:r>
        <w:rPr>
          <w:rFonts w:ascii="Times New Roman" w:hAnsi="Times New Roman" w:eastAsia="Times New Roman" w:cs="Times New Roman"/>
          <w:i/>
          <w:sz w:val="24"/>
          <w:szCs w:val="24"/>
        </w:rPr>
        <w:t xml:space="preserve">EasyStore </w:t>
      </w:r>
      <w:r>
        <w:rPr>
          <w:rFonts w:ascii="Times New Roman" w:hAnsi="Times New Roman" w:eastAsia="Times New Roman" w:cs="Times New Roman"/>
          <w:sz w:val="24"/>
          <w:szCs w:val="24"/>
        </w:rPr>
        <w:t>trouxe</w:t>
      </w:r>
      <w:r>
        <w:rPr>
          <w:rFonts w:ascii="Times New Roman" w:hAnsi="Times New Roman" w:eastAsia="Times New Roman" w:cs="Times New Roman"/>
          <w:i/>
          <w:sz w:val="24"/>
          <w:szCs w:val="24"/>
        </w:rPr>
        <w:t xml:space="preserve">, </w:t>
      </w:r>
      <w:r>
        <w:rPr>
          <w:rFonts w:ascii="Times New Roman" w:hAnsi="Times New Roman" w:eastAsia="Times New Roman" w:cs="Times New Roman"/>
          <w:sz w:val="24"/>
          <w:szCs w:val="24"/>
        </w:rPr>
        <w:t>isto é, os</w:t>
      </w:r>
      <w:r>
        <w:rPr>
          <w:rFonts w:ascii="Times New Roman" w:hAnsi="Times New Roman" w:eastAsia="Times New Roman" w:cs="Times New Roman"/>
          <w:i/>
          <w:sz w:val="24"/>
          <w:szCs w:val="24"/>
        </w:rPr>
        <w:t xml:space="preserve"> feedbacks</w:t>
      </w:r>
      <w:r>
        <w:rPr>
          <w:rFonts w:ascii="Times New Roman" w:hAnsi="Times New Roman" w:eastAsia="Times New Roman" w:cs="Times New Roman"/>
          <w:sz w:val="24"/>
          <w:szCs w:val="24"/>
        </w:rPr>
        <w:t xml:space="preserve"> foram positivos e ressaltaram a diminuição no tempo depositado para manipular informações pertinentes ao controle de crediário da loja, o que, segundo os envolvidos, resulta em um aumento de credibilidade e satisfação dos clientes. Além disso, aumenta e facilita a visualização do estado atual do estabelecimento, facilitando tomadas de decisões referentes a concessão de crédito.</w:t>
      </w:r>
    </w:p>
    <w:p w:rsidR="00583051" w:rsidP="008650CE" w:rsidRDefault="007B76CE" w14:paraId="00000414" w14:textId="77777777">
      <w:pPr>
        <w:shd w:val="clear" w:color="auto" w:fill="FFFFFF"/>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Sendo assim, no presente trabalho, obteve-se êxito no desenvolvimento de uma funcionalidade de controle de crediário em aplicativo para todas as plataformas atualmente no mercado.</w:t>
      </w:r>
    </w:p>
    <w:p w:rsidR="0064557C" w:rsidP="2C0CE60F" w:rsidRDefault="0064557C" w14:paraId="6705262A" w14:textId="6E6DD6FA">
      <w:pPr>
        <w:spacing w:line="360" w:lineRule="auto"/>
        <w:ind w:firstLine="567"/>
        <w:jc w:val="both"/>
        <w:rPr>
          <w:rFonts w:ascii="Times New Roman" w:hAnsi="Times New Roman" w:eastAsia="Times New Roman" w:cs="Times New Roman"/>
        </w:rPr>
      </w:pPr>
      <w:commentRangeStart w:id="318367564"/>
      <w:r w:rsidRPr="2C0CE60F" w:rsidR="007B76CE">
        <w:rPr>
          <w:rFonts w:ascii="Times New Roman" w:hAnsi="Times New Roman" w:eastAsia="Times New Roman" w:cs="Times New Roman"/>
          <w:sz w:val="24"/>
          <w:szCs w:val="24"/>
        </w:rPr>
        <w:t xml:space="preserve">O código-fonte da aplicação </w:t>
      </w:r>
      <w:proofErr w:type="spellStart"/>
      <w:r w:rsidRPr="2C0CE60F" w:rsidR="007B76CE">
        <w:rPr>
          <w:rFonts w:ascii="Times New Roman" w:hAnsi="Times New Roman" w:eastAsia="Times New Roman" w:cs="Times New Roman"/>
          <w:i w:val="1"/>
          <w:iCs w:val="1"/>
          <w:sz w:val="24"/>
          <w:szCs w:val="24"/>
        </w:rPr>
        <w:t>EasyStore</w:t>
      </w:r>
      <w:proofErr w:type="spellEnd"/>
      <w:r w:rsidRPr="2C0CE60F" w:rsidR="007B76CE">
        <w:rPr>
          <w:rFonts w:ascii="Times New Roman" w:hAnsi="Times New Roman" w:eastAsia="Times New Roman" w:cs="Times New Roman"/>
          <w:i w:val="1"/>
          <w:iCs w:val="1"/>
          <w:sz w:val="24"/>
          <w:szCs w:val="24"/>
        </w:rPr>
        <w:t xml:space="preserve"> </w:t>
      </w:r>
      <w:r w:rsidRPr="2C0CE60F" w:rsidR="007B76CE">
        <w:rPr>
          <w:rFonts w:ascii="Times New Roman" w:hAnsi="Times New Roman" w:eastAsia="Times New Roman" w:cs="Times New Roman"/>
          <w:sz w:val="24"/>
          <w:szCs w:val="24"/>
        </w:rPr>
        <w:t xml:space="preserve">está disponível no GitHub¹, bem como a aplicação </w:t>
      </w:r>
      <w:proofErr w:type="spellStart"/>
      <w:r w:rsidRPr="2C0CE60F" w:rsidR="007B76CE">
        <w:rPr>
          <w:rFonts w:ascii="Times New Roman" w:hAnsi="Times New Roman" w:eastAsia="Times New Roman" w:cs="Times New Roman"/>
          <w:i w:val="1"/>
          <w:iCs w:val="1"/>
          <w:sz w:val="24"/>
          <w:szCs w:val="24"/>
        </w:rPr>
        <w:t>Backend</w:t>
      </w:r>
      <w:proofErr w:type="spellEnd"/>
      <w:r w:rsidRPr="2C0CE60F" w:rsidR="007B76CE">
        <w:rPr>
          <w:rFonts w:ascii="Times New Roman" w:hAnsi="Times New Roman" w:eastAsia="Times New Roman" w:cs="Times New Roman"/>
          <w:i w:val="1"/>
          <w:iCs w:val="1"/>
          <w:sz w:val="24"/>
          <w:szCs w:val="24"/>
        </w:rPr>
        <w:t xml:space="preserve"> </w:t>
      </w:r>
      <w:r w:rsidRPr="2C0CE60F" w:rsidR="007B76CE">
        <w:rPr>
          <w:rFonts w:ascii="Times New Roman" w:hAnsi="Times New Roman" w:eastAsia="Times New Roman" w:cs="Times New Roman"/>
          <w:sz w:val="24"/>
          <w:szCs w:val="24"/>
        </w:rPr>
        <w:t>que acessa e dispõem os dados²</w:t>
      </w:r>
      <w:r w:rsidRPr="2C0CE60F" w:rsidR="320C5BB3">
        <w:rPr>
          <w:rFonts w:ascii="Times New Roman" w:hAnsi="Times New Roman" w:eastAsia="Times New Roman" w:cs="Times New Roman"/>
          <w:sz w:val="24"/>
          <w:szCs w:val="24"/>
        </w:rPr>
        <w:t xml:space="preserve">. Ambos os repositórios são </w:t>
      </w:r>
      <w:r w:rsidRPr="2C0CE60F" w:rsidR="320C5BB3">
        <w:rPr>
          <w:rFonts w:ascii="Times New Roman" w:hAnsi="Times New Roman" w:eastAsia="Times New Roman" w:cs="Times New Roman"/>
          <w:i w:val="1"/>
          <w:iCs w:val="1"/>
          <w:sz w:val="24"/>
          <w:szCs w:val="24"/>
        </w:rPr>
        <w:t xml:space="preserve">Open </w:t>
      </w:r>
      <w:proofErr w:type="spellStart"/>
      <w:r w:rsidRPr="2C0CE60F" w:rsidR="320C5BB3">
        <w:rPr>
          <w:rFonts w:ascii="Times New Roman" w:hAnsi="Times New Roman" w:eastAsia="Times New Roman" w:cs="Times New Roman"/>
          <w:i w:val="1"/>
          <w:iCs w:val="1"/>
          <w:sz w:val="24"/>
          <w:szCs w:val="24"/>
        </w:rPr>
        <w:t>source</w:t>
      </w:r>
      <w:proofErr w:type="spellEnd"/>
      <w:r w:rsidRPr="2C0CE60F" w:rsidR="320C5BB3">
        <w:rPr>
          <w:rFonts w:ascii="Times New Roman" w:hAnsi="Times New Roman" w:eastAsia="Times New Roman" w:cs="Times New Roman"/>
          <w:sz w:val="24"/>
          <w:szCs w:val="24"/>
        </w:rPr>
        <w:t>.</w:t>
      </w:r>
      <w:commentRangeEnd w:id="318367564"/>
      <w:r>
        <w:rPr>
          <w:rStyle w:val="CommentReference"/>
        </w:rPr>
        <w:commentReference w:id="318367564"/>
      </w:r>
    </w:p>
    <w:p w:rsidR="0064557C" w:rsidP="2C0CE60F" w:rsidRDefault="0064557C" w14:paraId="52050F3F" w14:textId="7475ECAD">
      <w:pPr>
        <w:spacing w:line="360" w:lineRule="auto"/>
        <w:ind w:firstLine="567"/>
        <w:jc w:val="both"/>
        <w:rPr>
          <w:rFonts w:ascii="Times New Roman" w:hAnsi="Times New Roman" w:eastAsia="Times New Roman" w:cs="Times New Roman"/>
        </w:rPr>
      </w:pPr>
      <w:r w:rsidRPr="2D17CBF6" w:rsidR="0064557C">
        <w:rPr>
          <w:rFonts w:ascii="Times New Roman" w:hAnsi="Times New Roman" w:eastAsia="Times New Roman" w:cs="Times New Roman"/>
        </w:rPr>
        <w:t>______________________________________________</w:t>
      </w:r>
    </w:p>
    <w:p w:rsidR="00583051" w:rsidP="008650CE" w:rsidRDefault="0064557C" w14:paraId="00000416" w14:textId="250C9331">
      <w:pPr>
        <w:spacing w:line="240" w:lineRule="auto"/>
        <w:jc w:val="both"/>
        <w:rPr>
          <w:rFonts w:ascii="Times New Roman" w:hAnsi="Times New Roman" w:eastAsia="Times New Roman" w:cs="Times New Roman"/>
        </w:rPr>
      </w:pPr>
      <w:r w:rsidRPr="0064557C">
        <w:rPr>
          <w:rFonts w:ascii="Times New Roman" w:hAnsi="Times New Roman" w:cs="Times New Roman"/>
          <w:position w:val="8"/>
          <w:sz w:val="20"/>
          <w:szCs w:val="20"/>
        </w:rPr>
        <w:t>1</w:t>
      </w:r>
      <w:r>
        <w:rPr>
          <w:rFonts w:ascii="Times New Roman" w:hAnsi="Times New Roman" w:cs="Times New Roman"/>
          <w:position w:val="8"/>
          <w:sz w:val="20"/>
          <w:szCs w:val="20"/>
        </w:rPr>
        <w:t xml:space="preserve">    </w:t>
      </w:r>
      <w:r>
        <w:rPr>
          <w:rFonts w:ascii="Cambria Math" w:hAnsi="Cambria Math"/>
          <w:position w:val="8"/>
        </w:rPr>
        <w:t xml:space="preserve"> </w:t>
      </w:r>
      <w:r w:rsidRPr="0064557C" w:rsidR="007B76CE">
        <w:rPr>
          <w:rFonts w:ascii="Times New Roman" w:hAnsi="Times New Roman" w:eastAsia="Times New Roman" w:cs="Times New Roman"/>
          <w:sz w:val="24"/>
          <w:szCs w:val="24"/>
        </w:rPr>
        <w:t>https://github.com/MatheusMinguiniPostGraduation/storeRecordApp</w:t>
      </w:r>
    </w:p>
    <w:p w:rsidRPr="0064557C" w:rsidR="00583051" w:rsidP="008650CE" w:rsidRDefault="0064557C" w14:paraId="00000418" w14:textId="4D7C103D">
      <w:pPr>
        <w:spacing w:line="240" w:lineRule="auto"/>
        <w:jc w:val="both"/>
        <w:rPr>
          <w:rFonts w:ascii="Times New Roman" w:hAnsi="Times New Roman" w:eastAsia="Times New Roman" w:cs="Times New Roman"/>
          <w:sz w:val="24"/>
          <w:szCs w:val="24"/>
        </w:rPr>
      </w:pPr>
      <w:r w:rsidRPr="0064557C">
        <w:rPr>
          <w:rFonts w:ascii="Times New Roman" w:hAnsi="Times New Roman" w:cs="Times New Roman"/>
          <w:position w:val="8"/>
          <w:sz w:val="20"/>
          <w:szCs w:val="20"/>
        </w:rPr>
        <w:t>2</w:t>
      </w:r>
      <w:r w:rsidR="007B76CE">
        <w:rPr>
          <w:rFonts w:ascii="Times New Roman" w:hAnsi="Times New Roman" w:eastAsia="Times New Roman" w:cs="Times New Roman"/>
        </w:rPr>
        <w:t xml:space="preserve"> </w:t>
      </w:r>
      <w:r>
        <w:rPr>
          <w:rFonts w:ascii="Times New Roman" w:hAnsi="Times New Roman" w:eastAsia="Times New Roman" w:cs="Times New Roman"/>
        </w:rPr>
        <w:t xml:space="preserve">    </w:t>
      </w:r>
      <w:r w:rsidRPr="0064557C" w:rsidR="007B76CE">
        <w:rPr>
          <w:rFonts w:ascii="Times New Roman" w:hAnsi="Times New Roman" w:eastAsia="Times New Roman" w:cs="Times New Roman"/>
          <w:sz w:val="24"/>
          <w:szCs w:val="24"/>
        </w:rPr>
        <w:t>https://github.com/MatheusMinguiniPostGraduation/storeRecord</w:t>
      </w:r>
    </w:p>
    <w:p w:rsidR="00583051" w:rsidP="00797D3B" w:rsidRDefault="007B76CE" w14:paraId="00000419" w14:textId="77777777">
      <w:pPr>
        <w:pStyle w:val="titulo2"/>
        <w:numPr>
          <w:ilvl w:val="0"/>
          <w:numId w:val="0"/>
        </w:numPr>
        <w:ind w:left="426" w:hanging="426"/>
        <w:rPr>
          <w:b/>
        </w:rPr>
      </w:pPr>
      <w:bookmarkStart w:name="_heading=h.2ce457m" w:colFirst="0" w:colLast="0" w:id="215"/>
      <w:bookmarkStart w:name="_Toc43239463" w:id="216"/>
      <w:bookmarkEnd w:id="215"/>
      <w:r>
        <w:rPr>
          <w:b/>
        </w:rPr>
        <w:t>6.1 Trabalhos futuros</w:t>
      </w:r>
      <w:bookmarkEnd w:id="216"/>
    </w:p>
    <w:p w:rsidR="00583051" w:rsidP="008650CE" w:rsidRDefault="007B76CE" w14:paraId="0000041A" w14:textId="77777777">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Como trabalhos futuros, dever se-ia  incluir um requisito funcional de análise de crédito acessando alguma </w:t>
      </w:r>
      <w:r>
        <w:rPr>
          <w:rFonts w:ascii="Times New Roman" w:hAnsi="Times New Roman" w:eastAsia="Times New Roman" w:cs="Times New Roman"/>
          <w:i/>
          <w:sz w:val="24"/>
          <w:szCs w:val="24"/>
        </w:rPr>
        <w:t xml:space="preserve">API </w:t>
      </w:r>
      <w:r>
        <w:rPr>
          <w:rFonts w:ascii="Times New Roman" w:hAnsi="Times New Roman" w:eastAsia="Times New Roman" w:cs="Times New Roman"/>
          <w:sz w:val="24"/>
          <w:szCs w:val="24"/>
        </w:rPr>
        <w:t>externa como a do Serasa, a fim de melhorar o entendimento do perfil econômico/social do cliente que está obtendo o crédito e, então baseando-se nessa informação, conceder um limite de crédito na loja.</w:t>
      </w:r>
    </w:p>
    <w:p w:rsidR="00583051" w:rsidP="008650CE" w:rsidRDefault="007B76CE" w14:paraId="0000041B" w14:textId="19BABDE1">
      <w:pPr>
        <w:spacing w:line="360" w:lineRule="auto"/>
        <w:ind w:firstLine="56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Gráficos evidenciando o cliente com mais dívidas na loja</w:t>
      </w:r>
      <w:r w:rsidR="009549CC">
        <w:rPr>
          <w:rFonts w:ascii="Times New Roman" w:hAnsi="Times New Roman" w:eastAsia="Times New Roman" w:cs="Times New Roman"/>
          <w:sz w:val="24"/>
          <w:szCs w:val="24"/>
        </w:rPr>
        <w:t xml:space="preserve"> e o cliente que mais compra agrupado pelos meses do ano </w:t>
      </w:r>
      <w:r>
        <w:rPr>
          <w:rFonts w:ascii="Times New Roman" w:hAnsi="Times New Roman" w:eastAsia="Times New Roman" w:cs="Times New Roman"/>
          <w:sz w:val="24"/>
          <w:szCs w:val="24"/>
        </w:rPr>
        <w:t>são requisitos funcionais que podem aumentar significamente o valor do produto final.</w:t>
      </w:r>
    </w:p>
    <w:p w:rsidR="00583051" w:rsidP="008650CE" w:rsidRDefault="00583051" w14:paraId="0000041C" w14:textId="77777777">
      <w:pPr>
        <w:spacing w:line="360" w:lineRule="auto"/>
        <w:ind w:firstLine="567"/>
        <w:jc w:val="both"/>
        <w:rPr>
          <w:rFonts w:ascii="Times New Roman" w:hAnsi="Times New Roman" w:eastAsia="Times New Roman" w:cs="Times New Roman"/>
          <w:sz w:val="24"/>
          <w:szCs w:val="24"/>
        </w:rPr>
      </w:pPr>
    </w:p>
    <w:p w:rsidR="00583051" w:rsidRDefault="00583051" w14:paraId="0000041D" w14:textId="77777777">
      <w:pPr>
        <w:spacing w:line="360" w:lineRule="auto"/>
        <w:ind w:firstLine="720"/>
        <w:jc w:val="both"/>
        <w:rPr>
          <w:rFonts w:ascii="Times New Roman" w:hAnsi="Times New Roman" w:eastAsia="Times New Roman" w:cs="Times New Roman"/>
          <w:sz w:val="24"/>
          <w:szCs w:val="24"/>
        </w:rPr>
      </w:pPr>
    </w:p>
    <w:p w:rsidR="00583051" w:rsidRDefault="00583051" w14:paraId="0000041E" w14:textId="77777777">
      <w:pPr>
        <w:spacing w:line="360" w:lineRule="auto"/>
        <w:jc w:val="both"/>
        <w:rPr>
          <w:rFonts w:ascii="Times New Roman" w:hAnsi="Times New Roman" w:eastAsia="Times New Roman" w:cs="Times New Roman"/>
          <w:b/>
          <w:sz w:val="28"/>
          <w:szCs w:val="28"/>
        </w:rPr>
      </w:pPr>
    </w:p>
    <w:p w:rsidR="00583051" w:rsidRDefault="00583051" w14:paraId="0000041F" w14:textId="77777777">
      <w:pPr>
        <w:spacing w:line="360" w:lineRule="auto"/>
        <w:jc w:val="both"/>
        <w:rPr>
          <w:rFonts w:ascii="Times New Roman" w:hAnsi="Times New Roman" w:eastAsia="Times New Roman" w:cs="Times New Roman"/>
          <w:b/>
          <w:sz w:val="28"/>
          <w:szCs w:val="28"/>
        </w:rPr>
      </w:pPr>
    </w:p>
    <w:p w:rsidR="00583051" w:rsidRDefault="00583051" w14:paraId="00000420" w14:textId="77777777">
      <w:pPr>
        <w:spacing w:line="360" w:lineRule="auto"/>
        <w:jc w:val="both"/>
        <w:rPr>
          <w:rFonts w:ascii="Times New Roman" w:hAnsi="Times New Roman" w:eastAsia="Times New Roman" w:cs="Times New Roman"/>
          <w:b/>
          <w:sz w:val="28"/>
          <w:szCs w:val="28"/>
        </w:rPr>
      </w:pPr>
    </w:p>
    <w:p w:rsidR="00583051" w:rsidRDefault="00583051" w14:paraId="00000421" w14:textId="77777777">
      <w:pPr>
        <w:spacing w:line="360" w:lineRule="auto"/>
        <w:jc w:val="both"/>
        <w:rPr>
          <w:rFonts w:ascii="Times New Roman" w:hAnsi="Times New Roman" w:eastAsia="Times New Roman" w:cs="Times New Roman"/>
          <w:b/>
          <w:sz w:val="28"/>
          <w:szCs w:val="28"/>
        </w:rPr>
      </w:pPr>
    </w:p>
    <w:p w:rsidR="00583051" w:rsidRDefault="00583051" w14:paraId="00000424" w14:textId="29B66C27">
      <w:pPr>
        <w:spacing w:line="360" w:lineRule="auto"/>
        <w:jc w:val="both"/>
        <w:rPr>
          <w:rFonts w:ascii="Times New Roman" w:hAnsi="Times New Roman" w:eastAsia="Times New Roman" w:cs="Times New Roman"/>
          <w:b/>
          <w:sz w:val="28"/>
          <w:szCs w:val="28"/>
        </w:rPr>
      </w:pPr>
    </w:p>
    <w:p w:rsidR="00797D3B" w:rsidRDefault="00797D3B" w14:paraId="565FD0EF" w14:textId="34DF4694">
      <w:pPr>
        <w:spacing w:line="360" w:lineRule="auto"/>
        <w:jc w:val="both"/>
        <w:rPr>
          <w:rFonts w:ascii="Times New Roman" w:hAnsi="Times New Roman" w:eastAsia="Times New Roman" w:cs="Times New Roman"/>
          <w:b/>
          <w:sz w:val="28"/>
          <w:szCs w:val="28"/>
        </w:rPr>
      </w:pPr>
    </w:p>
    <w:p w:rsidR="00797D3B" w:rsidRDefault="00797D3B" w14:paraId="74A368DD" w14:textId="3BFAE2F7">
      <w:pPr>
        <w:spacing w:line="360" w:lineRule="auto"/>
        <w:jc w:val="both"/>
        <w:rPr>
          <w:rFonts w:ascii="Times New Roman" w:hAnsi="Times New Roman" w:eastAsia="Times New Roman" w:cs="Times New Roman"/>
          <w:b/>
          <w:sz w:val="28"/>
          <w:szCs w:val="28"/>
        </w:rPr>
      </w:pPr>
    </w:p>
    <w:p w:rsidR="00797D3B" w:rsidRDefault="00797D3B" w14:paraId="22E2012A" w14:textId="53535D28">
      <w:pPr>
        <w:spacing w:line="360" w:lineRule="auto"/>
        <w:jc w:val="both"/>
        <w:rPr>
          <w:rFonts w:ascii="Times New Roman" w:hAnsi="Times New Roman" w:eastAsia="Times New Roman" w:cs="Times New Roman"/>
          <w:b/>
          <w:sz w:val="28"/>
          <w:szCs w:val="28"/>
        </w:rPr>
      </w:pPr>
    </w:p>
    <w:p w:rsidR="00797D3B" w:rsidRDefault="00797D3B" w14:paraId="4029AA83" w14:textId="197F3B69">
      <w:pPr>
        <w:spacing w:line="360" w:lineRule="auto"/>
        <w:jc w:val="both"/>
        <w:rPr>
          <w:rFonts w:ascii="Times New Roman" w:hAnsi="Times New Roman" w:eastAsia="Times New Roman" w:cs="Times New Roman"/>
          <w:b/>
          <w:sz w:val="28"/>
          <w:szCs w:val="28"/>
        </w:rPr>
      </w:pPr>
    </w:p>
    <w:p w:rsidR="00797D3B" w:rsidRDefault="00797D3B" w14:paraId="4116DA20" w14:textId="24BAD332">
      <w:pPr>
        <w:spacing w:line="360" w:lineRule="auto"/>
        <w:jc w:val="both"/>
        <w:rPr>
          <w:rFonts w:ascii="Times New Roman" w:hAnsi="Times New Roman" w:eastAsia="Times New Roman" w:cs="Times New Roman"/>
          <w:b/>
          <w:sz w:val="28"/>
          <w:szCs w:val="28"/>
        </w:rPr>
      </w:pPr>
    </w:p>
    <w:p w:rsidR="00797D3B" w:rsidRDefault="00797D3B" w14:paraId="2E44E946" w14:textId="77777777">
      <w:pPr>
        <w:spacing w:line="360" w:lineRule="auto"/>
        <w:jc w:val="both"/>
        <w:rPr>
          <w:rFonts w:ascii="Times New Roman" w:hAnsi="Times New Roman" w:eastAsia="Times New Roman" w:cs="Times New Roman"/>
          <w:b/>
          <w:sz w:val="28"/>
          <w:szCs w:val="28"/>
        </w:rPr>
      </w:pPr>
    </w:p>
    <w:p w:rsidR="00583051" w:rsidRDefault="00583051" w14:paraId="00000425" w14:textId="77777777">
      <w:pPr>
        <w:spacing w:line="360" w:lineRule="auto"/>
        <w:jc w:val="both"/>
        <w:rPr>
          <w:rFonts w:ascii="Times New Roman" w:hAnsi="Times New Roman" w:eastAsia="Times New Roman" w:cs="Times New Roman"/>
          <w:b/>
          <w:sz w:val="28"/>
          <w:szCs w:val="28"/>
        </w:rPr>
      </w:pPr>
    </w:p>
    <w:p w:rsidR="00583051" w:rsidRDefault="00583051" w14:paraId="00000426" w14:textId="77777777">
      <w:pPr>
        <w:spacing w:line="360" w:lineRule="auto"/>
        <w:jc w:val="both"/>
        <w:rPr>
          <w:rFonts w:ascii="Times New Roman" w:hAnsi="Times New Roman" w:eastAsia="Times New Roman" w:cs="Times New Roman"/>
          <w:b/>
          <w:sz w:val="28"/>
          <w:szCs w:val="28"/>
        </w:rPr>
      </w:pPr>
    </w:p>
    <w:p w:rsidR="00583051" w:rsidP="00797D3B" w:rsidRDefault="007B76CE" w14:paraId="00000427" w14:textId="77777777">
      <w:pPr>
        <w:pStyle w:val="Title"/>
        <w:rPr>
          <w:color w:val="111111"/>
        </w:rPr>
      </w:pPr>
      <w:bookmarkStart w:name="_Toc43239464" w:id="217"/>
      <w:r>
        <w:lastRenderedPageBreak/>
        <w:t>REFERÊNCIAS BIBLIOGRÁFICAS</w:t>
      </w:r>
      <w:bookmarkEnd w:id="217"/>
    </w:p>
    <w:p w:rsidR="00583051" w:rsidRDefault="00583051" w14:paraId="00000428" w14:textId="77777777">
      <w:pPr>
        <w:spacing w:line="240" w:lineRule="auto"/>
        <w:jc w:val="both"/>
        <w:rPr>
          <w:rFonts w:ascii="Times New Roman" w:hAnsi="Times New Roman" w:eastAsia="Times New Roman" w:cs="Times New Roman"/>
          <w:sz w:val="24"/>
          <w:szCs w:val="24"/>
        </w:rPr>
      </w:pPr>
    </w:p>
    <w:p w:rsidRPr="007B76CE" w:rsidR="00583051" w:rsidRDefault="007B76CE" w14:paraId="00000429"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Ausubel, D. P. </w:t>
      </w:r>
      <w:r>
        <w:rPr>
          <w:rFonts w:ascii="Times New Roman" w:hAnsi="Times New Roman" w:eastAsia="Times New Roman" w:cs="Times New Roman"/>
          <w:b/>
          <w:sz w:val="24"/>
          <w:szCs w:val="24"/>
        </w:rPr>
        <w:t xml:space="preserve">Aprendizagem significativa: A teoria de David Ausubel. </w:t>
      </w:r>
      <w:r w:rsidRPr="007B76CE">
        <w:rPr>
          <w:rFonts w:ascii="Times New Roman" w:hAnsi="Times New Roman" w:eastAsia="Times New Roman" w:cs="Times New Roman"/>
          <w:sz w:val="24"/>
          <w:szCs w:val="24"/>
          <w:lang w:val="en-US"/>
        </w:rPr>
        <w:t xml:space="preserve">São Paulo: </w:t>
      </w:r>
      <w:proofErr w:type="spellStart"/>
      <w:r w:rsidRPr="007B76CE">
        <w:rPr>
          <w:rFonts w:ascii="Times New Roman" w:hAnsi="Times New Roman" w:eastAsia="Times New Roman" w:cs="Times New Roman"/>
          <w:sz w:val="24"/>
          <w:szCs w:val="24"/>
          <w:lang w:val="en-US"/>
        </w:rPr>
        <w:t>Moraes</w:t>
      </w:r>
      <w:proofErr w:type="spellEnd"/>
      <w:r w:rsidRPr="007B76CE">
        <w:rPr>
          <w:rFonts w:ascii="Times New Roman" w:hAnsi="Times New Roman" w:eastAsia="Times New Roman" w:cs="Times New Roman"/>
          <w:sz w:val="24"/>
          <w:szCs w:val="24"/>
          <w:lang w:val="en-US"/>
        </w:rPr>
        <w:t>, 1982.</w:t>
      </w:r>
    </w:p>
    <w:p w:rsidRPr="007B76CE" w:rsidR="00583051" w:rsidRDefault="00583051" w14:paraId="0000042A"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2B" w14:textId="77777777">
      <w:pPr>
        <w:spacing w:line="240" w:lineRule="auto"/>
        <w:jc w:val="both"/>
        <w:rPr>
          <w:rFonts w:ascii="Times New Roman" w:hAnsi="Times New Roman" w:eastAsia="Times New Roman" w:cs="Times New Roman"/>
          <w:sz w:val="24"/>
          <w:szCs w:val="24"/>
          <w:highlight w:val="white"/>
          <w:lang w:val="en-US"/>
        </w:rPr>
      </w:pPr>
      <w:r w:rsidRPr="007B76CE">
        <w:rPr>
          <w:rFonts w:ascii="Times New Roman" w:hAnsi="Times New Roman" w:eastAsia="Times New Roman" w:cs="Times New Roman"/>
          <w:sz w:val="24"/>
          <w:szCs w:val="24"/>
          <w:highlight w:val="white"/>
          <w:lang w:val="en-US"/>
        </w:rPr>
        <w:t xml:space="preserve">Annett, J; Duncan, K. (1967). </w:t>
      </w:r>
      <w:r w:rsidRPr="007B76CE">
        <w:rPr>
          <w:rFonts w:ascii="Times New Roman" w:hAnsi="Times New Roman" w:eastAsia="Times New Roman" w:cs="Times New Roman"/>
          <w:b/>
          <w:sz w:val="24"/>
          <w:szCs w:val="24"/>
          <w:highlight w:val="white"/>
          <w:lang w:val="en-US"/>
        </w:rPr>
        <w:t>Task analysis and training design.</w:t>
      </w:r>
      <w:r w:rsidRPr="007B76CE">
        <w:rPr>
          <w:rFonts w:ascii="Times New Roman" w:hAnsi="Times New Roman" w:eastAsia="Times New Roman" w:cs="Times New Roman"/>
          <w:sz w:val="24"/>
          <w:szCs w:val="24"/>
          <w:highlight w:val="white"/>
          <w:lang w:val="en-US"/>
        </w:rPr>
        <w:t xml:space="preserve"> Journal of Occupational Psychology, 41, 211-221.</w:t>
      </w:r>
    </w:p>
    <w:p w:rsidRPr="007B76CE" w:rsidR="00583051" w:rsidRDefault="00583051" w14:paraId="0000042C" w14:textId="77777777">
      <w:pPr>
        <w:spacing w:line="240" w:lineRule="auto"/>
        <w:jc w:val="both"/>
        <w:rPr>
          <w:rFonts w:ascii="Times New Roman" w:hAnsi="Times New Roman" w:eastAsia="Times New Roman" w:cs="Times New Roman"/>
          <w:sz w:val="24"/>
          <w:szCs w:val="24"/>
          <w:highlight w:val="white"/>
          <w:lang w:val="en-US"/>
        </w:rPr>
      </w:pPr>
    </w:p>
    <w:p w:rsidR="00583051" w:rsidRDefault="007B76CE" w14:paraId="0000042D"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highlight w:val="white"/>
          <w:lang w:val="en-US"/>
        </w:rPr>
        <w:t xml:space="preserve">Araújo, B, M. </w:t>
      </w:r>
      <w:r w:rsidRPr="007B76CE">
        <w:rPr>
          <w:rFonts w:ascii="Times New Roman" w:hAnsi="Times New Roman" w:eastAsia="Times New Roman" w:cs="Times New Roman"/>
          <w:b/>
          <w:color w:val="111111"/>
          <w:sz w:val="24"/>
          <w:szCs w:val="24"/>
          <w:highlight w:val="white"/>
          <w:lang w:val="en-US"/>
        </w:rPr>
        <w:t xml:space="preserve">Hands-On RESTful Web Services with TypeScript 3: Design and develop scalable RESTful APIs for your applications. </w:t>
      </w:r>
      <w:r w:rsidRPr="007B76CE">
        <w:rPr>
          <w:rFonts w:ascii="Times New Roman" w:hAnsi="Times New Roman" w:eastAsia="Times New Roman" w:cs="Times New Roman"/>
          <w:color w:val="111111"/>
          <w:sz w:val="24"/>
          <w:szCs w:val="24"/>
          <w:highlight w:val="white"/>
          <w:lang w:val="en-US"/>
        </w:rPr>
        <w:t xml:space="preserve"> </w:t>
      </w:r>
      <w:r>
        <w:rPr>
          <w:rFonts w:ascii="Times New Roman" w:hAnsi="Times New Roman" w:eastAsia="Times New Roman" w:cs="Times New Roman"/>
          <w:sz w:val="24"/>
          <w:szCs w:val="24"/>
        </w:rPr>
        <w:t>Birmingham: Editora Packt Publishing, 2019.</w:t>
      </w:r>
    </w:p>
    <w:p w:rsidR="00583051" w:rsidRDefault="00583051" w14:paraId="0000042E" w14:textId="77777777">
      <w:pPr>
        <w:spacing w:line="240" w:lineRule="auto"/>
        <w:jc w:val="both"/>
        <w:rPr>
          <w:rFonts w:ascii="Times New Roman" w:hAnsi="Times New Roman" w:eastAsia="Times New Roman" w:cs="Times New Roman"/>
          <w:sz w:val="24"/>
          <w:szCs w:val="24"/>
        </w:rPr>
      </w:pPr>
    </w:p>
    <w:p w:rsidR="00583051" w:rsidRDefault="007B76CE" w14:paraId="0000042F" w14:textId="77777777">
      <w:pPr>
        <w:spacing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 xml:space="preserve">Azevedo, M; Costa, H. </w:t>
      </w:r>
      <w:r>
        <w:rPr>
          <w:rFonts w:ascii="Times New Roman" w:hAnsi="Times New Roman" w:eastAsia="Times New Roman" w:cs="Times New Roman"/>
          <w:b/>
          <w:sz w:val="24"/>
          <w:szCs w:val="24"/>
          <w:highlight w:val="white"/>
        </w:rPr>
        <w:t>Métodos para Avaliação de Postura Estratégica.</w:t>
      </w:r>
      <w:r>
        <w:rPr>
          <w:rFonts w:ascii="Times New Roman" w:hAnsi="Times New Roman" w:eastAsia="Times New Roman" w:cs="Times New Roman"/>
          <w:sz w:val="24"/>
          <w:szCs w:val="24"/>
          <w:highlight w:val="white"/>
        </w:rPr>
        <w:t xml:space="preserve"> Caderno de Pesquisas em Administração. São Paulo, 18p. abril 2001.</w:t>
      </w:r>
    </w:p>
    <w:p w:rsidR="00583051" w:rsidRDefault="00583051" w14:paraId="00000430" w14:textId="77777777">
      <w:pPr>
        <w:spacing w:line="240" w:lineRule="auto"/>
        <w:jc w:val="both"/>
        <w:rPr>
          <w:rFonts w:ascii="Times New Roman" w:hAnsi="Times New Roman" w:eastAsia="Times New Roman" w:cs="Times New Roman"/>
          <w:sz w:val="24"/>
          <w:szCs w:val="24"/>
          <w:highlight w:val="white"/>
        </w:rPr>
      </w:pPr>
    </w:p>
    <w:p w:rsidRPr="007B76CE" w:rsidR="00583051" w:rsidRDefault="007B76CE" w14:paraId="00000431"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highlight w:val="white"/>
        </w:rPr>
        <w:t xml:space="preserve">Anderson, D, J. </w:t>
      </w:r>
      <w:r>
        <w:rPr>
          <w:rFonts w:ascii="Times New Roman" w:hAnsi="Times New Roman" w:eastAsia="Times New Roman" w:cs="Times New Roman"/>
          <w:b/>
          <w:sz w:val="24"/>
          <w:szCs w:val="24"/>
          <w:highlight w:val="white"/>
        </w:rPr>
        <w:t xml:space="preserve">Kanban: Mudança evolucionária de sucesso para o seu negócio de tecnologia. </w:t>
      </w:r>
      <w:r w:rsidRPr="007B76CE">
        <w:rPr>
          <w:rFonts w:ascii="Times New Roman" w:hAnsi="Times New Roman" w:eastAsia="Times New Roman" w:cs="Times New Roman"/>
          <w:sz w:val="24"/>
          <w:szCs w:val="24"/>
          <w:lang w:val="en-US"/>
        </w:rPr>
        <w:t xml:space="preserve">Sequim, WA, USA: </w:t>
      </w:r>
      <w:proofErr w:type="spellStart"/>
      <w:r w:rsidRPr="007B76CE">
        <w:rPr>
          <w:rFonts w:ascii="Times New Roman" w:hAnsi="Times New Roman" w:eastAsia="Times New Roman" w:cs="Times New Roman"/>
          <w:sz w:val="24"/>
          <w:szCs w:val="24"/>
          <w:lang w:val="en-US"/>
        </w:rPr>
        <w:t>Editora</w:t>
      </w:r>
      <w:proofErr w:type="spellEnd"/>
      <w:r w:rsidRPr="007B76CE">
        <w:rPr>
          <w:rFonts w:ascii="Times New Roman" w:hAnsi="Times New Roman" w:eastAsia="Times New Roman" w:cs="Times New Roman"/>
          <w:sz w:val="24"/>
          <w:szCs w:val="24"/>
          <w:lang w:val="en-US"/>
        </w:rPr>
        <w:t xml:space="preserve"> Blue Hole Press, 2011.</w:t>
      </w:r>
    </w:p>
    <w:p w:rsidRPr="007B76CE" w:rsidR="00583051" w:rsidRDefault="00583051" w14:paraId="00000432" w14:textId="77777777">
      <w:pPr>
        <w:spacing w:line="240" w:lineRule="auto"/>
        <w:jc w:val="both"/>
        <w:rPr>
          <w:rFonts w:ascii="Times New Roman" w:hAnsi="Times New Roman" w:eastAsia="Times New Roman" w:cs="Times New Roman"/>
          <w:b/>
          <w:sz w:val="24"/>
          <w:szCs w:val="24"/>
          <w:highlight w:val="white"/>
          <w:lang w:val="en-US"/>
        </w:rPr>
      </w:pPr>
    </w:p>
    <w:p w:rsidR="00583051" w:rsidRDefault="007B76CE" w14:paraId="00000433" w14:textId="77777777">
      <w:pPr>
        <w:spacing w:line="240" w:lineRule="auto"/>
        <w:jc w:val="both"/>
        <w:rPr>
          <w:rFonts w:ascii="Times New Roman" w:hAnsi="Times New Roman" w:eastAsia="Times New Roman" w:cs="Times New Roman"/>
          <w:sz w:val="24"/>
          <w:szCs w:val="24"/>
        </w:rPr>
      </w:pPr>
      <w:proofErr w:type="spellStart"/>
      <w:r w:rsidRPr="007B76CE">
        <w:rPr>
          <w:rFonts w:ascii="Times New Roman" w:hAnsi="Times New Roman" w:eastAsia="Times New Roman" w:cs="Times New Roman"/>
          <w:sz w:val="24"/>
          <w:szCs w:val="24"/>
          <w:lang w:val="en-US"/>
        </w:rPr>
        <w:t>Baalen</w:t>
      </w:r>
      <w:proofErr w:type="spellEnd"/>
      <w:r w:rsidRPr="007B76CE">
        <w:rPr>
          <w:rFonts w:ascii="Times New Roman" w:hAnsi="Times New Roman" w:eastAsia="Times New Roman" w:cs="Times New Roman"/>
          <w:sz w:val="24"/>
          <w:szCs w:val="24"/>
          <w:lang w:val="en-US"/>
        </w:rPr>
        <w:t xml:space="preserve">, V.; </w:t>
      </w:r>
      <w:proofErr w:type="spellStart"/>
      <w:r w:rsidRPr="007B76CE">
        <w:rPr>
          <w:rFonts w:ascii="Times New Roman" w:hAnsi="Times New Roman" w:eastAsia="Times New Roman" w:cs="Times New Roman"/>
          <w:sz w:val="24"/>
          <w:szCs w:val="24"/>
          <w:lang w:val="en-US"/>
        </w:rPr>
        <w:t>Levicki</w:t>
      </w:r>
      <w:proofErr w:type="spellEnd"/>
      <w:r w:rsidRPr="007B76CE">
        <w:rPr>
          <w:rFonts w:ascii="Times New Roman" w:hAnsi="Times New Roman" w:eastAsia="Times New Roman" w:cs="Times New Roman"/>
          <w:sz w:val="24"/>
          <w:szCs w:val="24"/>
          <w:lang w:val="en-US"/>
        </w:rPr>
        <w:t xml:space="preserve">, A.; Moore, K.; </w:t>
      </w:r>
      <w:proofErr w:type="spellStart"/>
      <w:r w:rsidRPr="007B76CE">
        <w:rPr>
          <w:rFonts w:ascii="Times New Roman" w:hAnsi="Times New Roman" w:eastAsia="Times New Roman" w:cs="Times New Roman"/>
          <w:sz w:val="24"/>
          <w:szCs w:val="24"/>
          <w:lang w:val="en-US"/>
        </w:rPr>
        <w:t>Netto</w:t>
      </w:r>
      <w:proofErr w:type="spellEnd"/>
      <w:r w:rsidRPr="007B76CE">
        <w:rPr>
          <w:rFonts w:ascii="Times New Roman" w:hAnsi="Times New Roman" w:eastAsia="Times New Roman" w:cs="Times New Roman"/>
          <w:sz w:val="24"/>
          <w:szCs w:val="24"/>
          <w:lang w:val="en-US"/>
        </w:rPr>
        <w:t xml:space="preserve">, D.; Shevchenko, A. </w:t>
      </w:r>
      <w:r w:rsidRPr="007B76CE">
        <w:rPr>
          <w:rFonts w:ascii="Times New Roman" w:hAnsi="Times New Roman" w:eastAsia="Times New Roman" w:cs="Times New Roman"/>
          <w:b/>
          <w:sz w:val="24"/>
          <w:szCs w:val="24"/>
          <w:lang w:val="en-US"/>
        </w:rPr>
        <w:t>Developing an Ionic Edge.</w:t>
      </w:r>
      <w:r w:rsidRPr="007B76CE">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California: Editora Bleeding Edge Press, 2015.</w:t>
      </w:r>
    </w:p>
    <w:p w:rsidR="00583051" w:rsidRDefault="00583051" w14:paraId="00000434" w14:textId="77777777">
      <w:pPr>
        <w:spacing w:line="240" w:lineRule="auto"/>
        <w:jc w:val="both"/>
        <w:rPr>
          <w:rFonts w:ascii="Times New Roman" w:hAnsi="Times New Roman" w:eastAsia="Times New Roman" w:cs="Times New Roman"/>
          <w:sz w:val="24"/>
          <w:szCs w:val="24"/>
        </w:rPr>
      </w:pPr>
    </w:p>
    <w:p w:rsidR="00583051" w:rsidRDefault="007B76CE" w14:paraId="00000435" w14:textId="77777777">
      <w:pPr>
        <w:spacing w:line="24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Barbosa, S. D. J; Silva, B. S. </w:t>
      </w:r>
      <w:r>
        <w:rPr>
          <w:rFonts w:ascii="Times New Roman" w:hAnsi="Times New Roman" w:eastAsia="Times New Roman" w:cs="Times New Roman"/>
          <w:b/>
          <w:sz w:val="24"/>
          <w:szCs w:val="24"/>
        </w:rPr>
        <w:t>Interação Humano Computador.</w:t>
      </w:r>
      <w:r>
        <w:rPr>
          <w:rFonts w:ascii="Times New Roman" w:hAnsi="Times New Roman" w:eastAsia="Times New Roman" w:cs="Times New Roman"/>
          <w:sz w:val="24"/>
          <w:szCs w:val="24"/>
        </w:rPr>
        <w:t xml:space="preserve"> Rio de Janeiro: Elsevier, 2010.</w:t>
      </w:r>
    </w:p>
    <w:p w:rsidR="00583051" w:rsidRDefault="00583051" w14:paraId="00000436" w14:textId="77777777">
      <w:pPr>
        <w:spacing w:line="240" w:lineRule="auto"/>
        <w:jc w:val="both"/>
        <w:rPr>
          <w:rFonts w:ascii="Times New Roman" w:hAnsi="Times New Roman" w:eastAsia="Times New Roman" w:cs="Times New Roman"/>
          <w:sz w:val="24"/>
          <w:szCs w:val="24"/>
        </w:rPr>
      </w:pPr>
    </w:p>
    <w:p w:rsidR="00583051" w:rsidRDefault="007B76CE" w14:paraId="00000437"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Beighley, L; Morrison, M. </w:t>
      </w:r>
      <w:r>
        <w:rPr>
          <w:rFonts w:ascii="Times New Roman" w:hAnsi="Times New Roman" w:eastAsia="Times New Roman" w:cs="Times New Roman"/>
          <w:b/>
          <w:sz w:val="24"/>
          <w:szCs w:val="24"/>
        </w:rPr>
        <w:t>Use a cabeça: PHP &amp; MySQL.</w:t>
      </w:r>
      <w:r>
        <w:rPr>
          <w:rFonts w:ascii="Times New Roman" w:hAnsi="Times New Roman" w:eastAsia="Times New Roman" w:cs="Times New Roman"/>
          <w:sz w:val="24"/>
          <w:szCs w:val="24"/>
        </w:rPr>
        <w:t xml:space="preserve"> Rio de Janeiro: Alta</w:t>
      </w:r>
    </w:p>
    <w:p w:rsidR="00583051" w:rsidRDefault="007B76CE" w14:paraId="00000438"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Books, 2008.</w:t>
      </w:r>
    </w:p>
    <w:p w:rsidR="00583051" w:rsidRDefault="00583051" w14:paraId="00000439" w14:textId="77777777">
      <w:pPr>
        <w:spacing w:line="240" w:lineRule="auto"/>
        <w:jc w:val="both"/>
        <w:rPr>
          <w:rFonts w:ascii="Times New Roman" w:hAnsi="Times New Roman" w:eastAsia="Times New Roman" w:cs="Times New Roman"/>
          <w:sz w:val="24"/>
          <w:szCs w:val="24"/>
        </w:rPr>
      </w:pPr>
    </w:p>
    <w:p w:rsidR="00583051" w:rsidRDefault="007B76CE" w14:paraId="0000043A"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Bento, E. J. </w:t>
      </w:r>
      <w:r>
        <w:rPr>
          <w:rFonts w:ascii="Times New Roman" w:hAnsi="Times New Roman" w:eastAsia="Times New Roman" w:cs="Times New Roman"/>
          <w:b/>
          <w:sz w:val="24"/>
          <w:szCs w:val="24"/>
        </w:rPr>
        <w:t>Desenvolvimento web com PHP e MySQL</w:t>
      </w:r>
      <w:r>
        <w:rPr>
          <w:rFonts w:ascii="Times New Roman" w:hAnsi="Times New Roman" w:eastAsia="Times New Roman" w:cs="Times New Roman"/>
          <w:sz w:val="24"/>
          <w:szCs w:val="24"/>
        </w:rPr>
        <w:t>. São Paulo: Casa do código, 2017.</w:t>
      </w:r>
    </w:p>
    <w:p w:rsidR="00583051" w:rsidRDefault="00583051" w14:paraId="0000043B" w14:textId="77777777">
      <w:pPr>
        <w:spacing w:line="240" w:lineRule="auto"/>
        <w:jc w:val="both"/>
        <w:rPr>
          <w:rFonts w:ascii="Times New Roman" w:hAnsi="Times New Roman" w:eastAsia="Times New Roman" w:cs="Times New Roman"/>
          <w:sz w:val="24"/>
          <w:szCs w:val="24"/>
        </w:rPr>
      </w:pPr>
    </w:p>
    <w:p w:rsidR="00583051" w:rsidRDefault="007B76CE" w14:paraId="0000043C"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Blatt, A. </w:t>
      </w:r>
      <w:r>
        <w:rPr>
          <w:rFonts w:ascii="Times New Roman" w:hAnsi="Times New Roman" w:eastAsia="Times New Roman" w:cs="Times New Roman"/>
          <w:b/>
          <w:sz w:val="24"/>
          <w:szCs w:val="24"/>
        </w:rPr>
        <w:t>Avaliação de Risco e Decisão de Crédito: Um Enfoque Prático</w:t>
      </w:r>
      <w:r>
        <w:rPr>
          <w:rFonts w:ascii="Times New Roman" w:hAnsi="Times New Roman" w:eastAsia="Times New Roman" w:cs="Times New Roman"/>
          <w:sz w:val="24"/>
          <w:szCs w:val="24"/>
        </w:rPr>
        <w:t>. São Paulo: Nobel, 1999.</w:t>
      </w:r>
    </w:p>
    <w:p w:rsidR="00583051" w:rsidRDefault="00583051" w14:paraId="0000043D" w14:textId="77777777">
      <w:pPr>
        <w:spacing w:line="240" w:lineRule="auto"/>
        <w:jc w:val="both"/>
        <w:rPr>
          <w:rFonts w:ascii="Times New Roman" w:hAnsi="Times New Roman" w:eastAsia="Times New Roman" w:cs="Times New Roman"/>
          <w:sz w:val="24"/>
          <w:szCs w:val="24"/>
        </w:rPr>
      </w:pPr>
    </w:p>
    <w:p w:rsidR="00583051" w:rsidRDefault="007B76CE" w14:paraId="0000043E"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Branas, R. </w:t>
      </w:r>
      <w:r>
        <w:rPr>
          <w:rFonts w:ascii="Times New Roman" w:hAnsi="Times New Roman" w:eastAsia="Times New Roman" w:cs="Times New Roman"/>
          <w:b/>
          <w:sz w:val="24"/>
          <w:szCs w:val="24"/>
        </w:rPr>
        <w:t>Angular Essentials</w:t>
      </w:r>
      <w:r>
        <w:rPr>
          <w:rFonts w:ascii="Times New Roman" w:hAnsi="Times New Roman" w:eastAsia="Times New Roman" w:cs="Times New Roman"/>
          <w:sz w:val="24"/>
          <w:szCs w:val="24"/>
        </w:rPr>
        <w:t>. Birmingham: Editora Packt Publishing, 2014.</w:t>
      </w:r>
    </w:p>
    <w:p w:rsidR="00583051" w:rsidRDefault="00583051" w14:paraId="0000043F" w14:textId="77777777">
      <w:pPr>
        <w:spacing w:line="240" w:lineRule="auto"/>
        <w:jc w:val="both"/>
        <w:rPr>
          <w:rFonts w:ascii="Times New Roman" w:hAnsi="Times New Roman" w:eastAsia="Times New Roman" w:cs="Times New Roman"/>
          <w:sz w:val="24"/>
          <w:szCs w:val="24"/>
        </w:rPr>
      </w:pPr>
    </w:p>
    <w:p w:rsidR="00583051" w:rsidRDefault="007B76CE" w14:paraId="00000440" w14:textId="77777777">
      <w:pPr>
        <w:spacing w:line="240" w:lineRule="auto"/>
        <w:jc w:val="both"/>
        <w:rPr>
          <w:rFonts w:ascii="Times New Roman" w:hAnsi="Times New Roman" w:eastAsia="Times New Roman" w:cs="Times New Roman"/>
          <w:sz w:val="24"/>
          <w:szCs w:val="24"/>
        </w:rPr>
      </w:pPr>
      <w:proofErr w:type="spellStart"/>
      <w:r w:rsidRPr="007B76CE">
        <w:rPr>
          <w:rFonts w:ascii="Times New Roman" w:hAnsi="Times New Roman" w:eastAsia="Times New Roman" w:cs="Times New Roman"/>
          <w:sz w:val="24"/>
          <w:szCs w:val="24"/>
          <w:lang w:val="en-US"/>
        </w:rPr>
        <w:t>Brechner</w:t>
      </w:r>
      <w:proofErr w:type="spellEnd"/>
      <w:r w:rsidRPr="007B76CE">
        <w:rPr>
          <w:rFonts w:ascii="Times New Roman" w:hAnsi="Times New Roman" w:eastAsia="Times New Roman" w:cs="Times New Roman"/>
          <w:sz w:val="24"/>
          <w:szCs w:val="24"/>
          <w:lang w:val="en-US"/>
        </w:rPr>
        <w:t xml:space="preserve">, E. </w:t>
      </w:r>
      <w:r w:rsidRPr="007B76CE">
        <w:rPr>
          <w:rFonts w:ascii="Times New Roman" w:hAnsi="Times New Roman" w:eastAsia="Times New Roman" w:cs="Times New Roman"/>
          <w:b/>
          <w:color w:val="111111"/>
          <w:sz w:val="24"/>
          <w:szCs w:val="24"/>
          <w:lang w:val="en-US"/>
        </w:rPr>
        <w:t>Agile Project Management with Kanban.</w:t>
      </w:r>
      <w:r w:rsidRPr="007B76CE">
        <w:rPr>
          <w:rFonts w:ascii="Times New Roman" w:hAnsi="Times New Roman" w:eastAsia="Times New Roman" w:cs="Times New Roman"/>
          <w:b/>
          <w:sz w:val="24"/>
          <w:szCs w:val="24"/>
          <w:lang w:val="en-US"/>
        </w:rPr>
        <w:t xml:space="preserve"> </w:t>
      </w:r>
      <w:r>
        <w:rPr>
          <w:rFonts w:ascii="Times New Roman" w:hAnsi="Times New Roman" w:eastAsia="Times New Roman" w:cs="Times New Roman"/>
          <w:sz w:val="24"/>
          <w:szCs w:val="24"/>
        </w:rPr>
        <w:t>Microsoft Express, 2015.</w:t>
      </w:r>
    </w:p>
    <w:p w:rsidR="00583051" w:rsidRDefault="00583051" w14:paraId="00000441" w14:textId="77777777">
      <w:pPr>
        <w:spacing w:line="240" w:lineRule="auto"/>
        <w:jc w:val="both"/>
        <w:rPr>
          <w:rFonts w:ascii="Times New Roman" w:hAnsi="Times New Roman" w:eastAsia="Times New Roman" w:cs="Times New Roman"/>
          <w:sz w:val="24"/>
          <w:szCs w:val="24"/>
        </w:rPr>
      </w:pPr>
    </w:p>
    <w:p w:rsidR="00583051" w:rsidRDefault="007B76CE" w14:paraId="00000442"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Boaglio, Fernando. </w:t>
      </w:r>
      <w:r>
        <w:rPr>
          <w:rFonts w:ascii="Times New Roman" w:hAnsi="Times New Roman" w:eastAsia="Times New Roman" w:cs="Times New Roman"/>
          <w:b/>
          <w:sz w:val="24"/>
          <w:szCs w:val="24"/>
        </w:rPr>
        <w:t>Spring Boot - Acelere o desenvolvimento de microsserviços.</w:t>
      </w:r>
      <w:r>
        <w:rPr>
          <w:rFonts w:ascii="Times New Roman" w:hAnsi="Times New Roman" w:eastAsia="Times New Roman" w:cs="Times New Roman"/>
          <w:sz w:val="24"/>
          <w:szCs w:val="24"/>
        </w:rPr>
        <w:t xml:space="preserve"> São Paulo: Casa do Código, 2017.</w:t>
      </w:r>
    </w:p>
    <w:p w:rsidR="00583051" w:rsidRDefault="00583051" w14:paraId="00000443" w14:textId="77777777">
      <w:pPr>
        <w:spacing w:line="240" w:lineRule="auto"/>
        <w:jc w:val="both"/>
        <w:rPr>
          <w:rFonts w:ascii="Times New Roman" w:hAnsi="Times New Roman" w:eastAsia="Times New Roman" w:cs="Times New Roman"/>
          <w:sz w:val="24"/>
          <w:szCs w:val="24"/>
        </w:rPr>
      </w:pPr>
    </w:p>
    <w:p w:rsidRPr="007B76CE" w:rsidR="00583051" w:rsidRDefault="007B76CE" w14:paraId="00000444"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Camden, R. </w:t>
      </w:r>
      <w:r>
        <w:rPr>
          <w:rFonts w:ascii="Times New Roman" w:hAnsi="Times New Roman" w:eastAsia="Times New Roman" w:cs="Times New Roman"/>
          <w:b/>
          <w:sz w:val="24"/>
          <w:szCs w:val="24"/>
        </w:rPr>
        <w:t>Apache Cordova in Action.</w:t>
      </w:r>
      <w:r>
        <w:rPr>
          <w:rFonts w:ascii="Times New Roman" w:hAnsi="Times New Roman" w:eastAsia="Times New Roman" w:cs="Times New Roman"/>
          <w:sz w:val="24"/>
          <w:szCs w:val="24"/>
        </w:rPr>
        <w:t xml:space="preserve"> </w:t>
      </w:r>
      <w:r w:rsidRPr="007B76CE">
        <w:rPr>
          <w:rFonts w:ascii="Times New Roman" w:hAnsi="Times New Roman" w:eastAsia="Times New Roman" w:cs="Times New Roman"/>
          <w:sz w:val="24"/>
          <w:szCs w:val="24"/>
          <w:lang w:val="en-US"/>
        </w:rPr>
        <w:t xml:space="preserve">Nova York: </w:t>
      </w:r>
      <w:proofErr w:type="spellStart"/>
      <w:r w:rsidRPr="007B76CE">
        <w:rPr>
          <w:rFonts w:ascii="Times New Roman" w:hAnsi="Times New Roman" w:eastAsia="Times New Roman" w:cs="Times New Roman"/>
          <w:sz w:val="24"/>
          <w:szCs w:val="24"/>
          <w:lang w:val="en-US"/>
        </w:rPr>
        <w:t>Editora</w:t>
      </w:r>
      <w:proofErr w:type="spellEnd"/>
      <w:r w:rsidRPr="007B76CE">
        <w:rPr>
          <w:rFonts w:ascii="Times New Roman" w:hAnsi="Times New Roman" w:eastAsia="Times New Roman" w:cs="Times New Roman"/>
          <w:sz w:val="24"/>
          <w:szCs w:val="24"/>
          <w:lang w:val="en-US"/>
        </w:rPr>
        <w:t xml:space="preserve"> Manning Publications, 2016.</w:t>
      </w:r>
    </w:p>
    <w:p w:rsidRPr="007B76CE" w:rsidR="00583051" w:rsidRDefault="00583051" w14:paraId="00000445" w14:textId="77777777">
      <w:pPr>
        <w:spacing w:line="240" w:lineRule="auto"/>
        <w:jc w:val="both"/>
        <w:rPr>
          <w:rFonts w:ascii="Times New Roman" w:hAnsi="Times New Roman" w:eastAsia="Times New Roman" w:cs="Times New Roman"/>
          <w:sz w:val="24"/>
          <w:szCs w:val="24"/>
          <w:lang w:val="en-US"/>
        </w:rPr>
      </w:pPr>
    </w:p>
    <w:p w:rsidR="00583051" w:rsidRDefault="007B76CE" w14:paraId="00000446"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 xml:space="preserve">Cheng, F. </w:t>
      </w:r>
      <w:r w:rsidRPr="007B76CE">
        <w:rPr>
          <w:rFonts w:ascii="Times New Roman" w:hAnsi="Times New Roman" w:eastAsia="Times New Roman" w:cs="Times New Roman"/>
          <w:b/>
          <w:sz w:val="24"/>
          <w:szCs w:val="24"/>
          <w:lang w:val="en-US"/>
        </w:rPr>
        <w:t>Build Mobile Apps with Ionic 2 and Firebase.</w:t>
      </w:r>
      <w:r w:rsidRPr="007B76CE">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Nova Zelândia: Editora Apress, 2017.</w:t>
      </w:r>
    </w:p>
    <w:p w:rsidRPr="003E31FC" w:rsidR="00583051" w:rsidRDefault="00583051" w14:paraId="00000447" w14:textId="77777777">
      <w:pPr>
        <w:spacing w:line="240" w:lineRule="auto"/>
        <w:jc w:val="both"/>
        <w:rPr>
          <w:rFonts w:ascii="Times New Roman" w:hAnsi="Times New Roman" w:eastAsia="Times New Roman" w:cs="Times New Roman"/>
          <w:sz w:val="24"/>
          <w:szCs w:val="24"/>
        </w:rPr>
      </w:pPr>
    </w:p>
    <w:p w:rsidR="00583051" w:rsidRDefault="007B76CE" w14:paraId="00000448" w14:textId="77777777">
      <w:pPr>
        <w:pStyle w:val="Heading1"/>
        <w:keepNext w:val="0"/>
        <w:keepLines w:val="0"/>
        <w:pBdr>
          <w:top w:val="none" w:color="000000" w:sz="0" w:space="0"/>
          <w:left w:val="none" w:color="000000" w:sz="0" w:space="0"/>
          <w:bottom w:val="none" w:color="000000" w:sz="0" w:space="0"/>
          <w:right w:val="none" w:color="000000" w:sz="0" w:space="0"/>
          <w:between w:val="none" w:color="000000" w:sz="0" w:space="0"/>
        </w:pBdr>
        <w:shd w:val="clear" w:color="auto" w:fill="FFFFFF"/>
        <w:spacing w:before="0" w:line="240" w:lineRule="auto"/>
        <w:jc w:val="both"/>
        <w:rPr>
          <w:rFonts w:eastAsia="Times New Roman" w:cs="Times New Roman"/>
          <w:color w:val="111111"/>
          <w:sz w:val="24"/>
          <w:szCs w:val="24"/>
          <w:highlight w:val="white"/>
        </w:rPr>
      </w:pPr>
      <w:bookmarkStart w:name="_heading=h.rjefff" w:colFirst="0" w:colLast="0" w:id="218"/>
      <w:bookmarkEnd w:id="218"/>
      <w:r w:rsidRPr="003E31FC">
        <w:rPr>
          <w:rFonts w:eastAsia="Times New Roman" w:cs="Times New Roman"/>
          <w:b w:val="0"/>
          <w:color w:val="111111"/>
          <w:sz w:val="24"/>
          <w:szCs w:val="24"/>
          <w:highlight w:val="white"/>
        </w:rPr>
        <w:t xml:space="preserve">Cordeiro, G. </w:t>
      </w:r>
      <w:r w:rsidRPr="003E31FC">
        <w:rPr>
          <w:rFonts w:eastAsia="Times New Roman" w:cs="Times New Roman"/>
          <w:bCs/>
          <w:color w:val="111111"/>
          <w:sz w:val="24"/>
          <w:szCs w:val="24"/>
          <w:highlight w:val="white"/>
        </w:rPr>
        <w:t>Aplicações Java para a web com JSF e JPA</w:t>
      </w:r>
      <w:r w:rsidRPr="003E31FC">
        <w:rPr>
          <w:rFonts w:eastAsia="Times New Roman" w:cs="Times New Roman"/>
          <w:b w:val="0"/>
          <w:color w:val="111111"/>
          <w:sz w:val="24"/>
          <w:szCs w:val="24"/>
          <w:highlight w:val="white"/>
        </w:rPr>
        <w:t>. São Paulo: Casa do código, 2014</w:t>
      </w:r>
      <w:r>
        <w:rPr>
          <w:rFonts w:eastAsia="Times New Roman" w:cs="Times New Roman"/>
          <w:color w:val="111111"/>
          <w:sz w:val="24"/>
          <w:szCs w:val="24"/>
          <w:highlight w:val="white"/>
        </w:rPr>
        <w:t>.</w:t>
      </w:r>
    </w:p>
    <w:p w:rsidR="00583051" w:rsidRDefault="00583051" w14:paraId="00000449" w14:textId="77777777">
      <w:pPr>
        <w:spacing w:line="240" w:lineRule="auto"/>
        <w:jc w:val="both"/>
        <w:rPr>
          <w:rFonts w:ascii="Times New Roman" w:hAnsi="Times New Roman" w:eastAsia="Times New Roman" w:cs="Times New Roman"/>
          <w:sz w:val="24"/>
          <w:szCs w:val="24"/>
        </w:rPr>
      </w:pPr>
    </w:p>
    <w:p w:rsidR="00583051" w:rsidRDefault="007B76CE" w14:paraId="0000044A" w14:textId="77777777">
      <w:pPr>
        <w:pStyle w:val="Heading1"/>
        <w:keepNext w:val="0"/>
        <w:keepLines w:val="0"/>
        <w:pBdr>
          <w:top w:val="none" w:color="000000" w:sz="0" w:space="0"/>
          <w:left w:val="none" w:color="000000" w:sz="0" w:space="0"/>
          <w:bottom w:val="none" w:color="000000" w:sz="0" w:space="0"/>
          <w:right w:val="none" w:color="000000" w:sz="0" w:space="0"/>
          <w:between w:val="none" w:color="000000" w:sz="0" w:space="0"/>
        </w:pBdr>
        <w:shd w:val="clear" w:color="auto" w:fill="FFFFFF"/>
        <w:spacing w:before="0" w:line="240" w:lineRule="auto"/>
        <w:jc w:val="both"/>
        <w:rPr>
          <w:rFonts w:eastAsia="Times New Roman" w:cs="Times New Roman"/>
          <w:sz w:val="24"/>
          <w:szCs w:val="24"/>
        </w:rPr>
      </w:pPr>
      <w:bookmarkStart w:name="_heading=h.3bj1y38" w:colFirst="0" w:colLast="0" w:id="219"/>
      <w:bookmarkEnd w:id="219"/>
      <w:proofErr w:type="spellStart"/>
      <w:r w:rsidRPr="007B76CE">
        <w:rPr>
          <w:rFonts w:eastAsia="Times New Roman" w:cs="Times New Roman"/>
          <w:sz w:val="24"/>
          <w:szCs w:val="24"/>
          <w:lang w:val="en-US"/>
        </w:rPr>
        <w:t>Cosmina</w:t>
      </w:r>
      <w:proofErr w:type="spellEnd"/>
      <w:r w:rsidRPr="007B76CE">
        <w:rPr>
          <w:rFonts w:eastAsia="Times New Roman" w:cs="Times New Roman"/>
          <w:sz w:val="24"/>
          <w:szCs w:val="24"/>
          <w:lang w:val="en-US"/>
        </w:rPr>
        <w:t xml:space="preserve">, L. et al. </w:t>
      </w:r>
      <w:r w:rsidRPr="007B76CE">
        <w:rPr>
          <w:rFonts w:eastAsia="Times New Roman" w:cs="Times New Roman"/>
          <w:b w:val="0"/>
          <w:color w:val="111111"/>
          <w:sz w:val="24"/>
          <w:szCs w:val="24"/>
          <w:lang w:val="en-US"/>
        </w:rPr>
        <w:t xml:space="preserve">Pro Spring 5: An In-Depth Guide to the Spring Framework and Its Tools. </w:t>
      </w:r>
      <w:r>
        <w:rPr>
          <w:rFonts w:eastAsia="Times New Roman" w:cs="Times New Roman"/>
          <w:sz w:val="24"/>
          <w:szCs w:val="24"/>
        </w:rPr>
        <w:t xml:space="preserve">5. ed. Nova York: </w:t>
      </w:r>
      <w:r>
        <w:rPr>
          <w:rFonts w:eastAsia="Times New Roman" w:cs="Times New Roman"/>
          <w:color w:val="111111"/>
          <w:sz w:val="24"/>
          <w:szCs w:val="24"/>
        </w:rPr>
        <w:t>Apress, 2017.</w:t>
      </w:r>
    </w:p>
    <w:p w:rsidR="00583051" w:rsidRDefault="00583051" w14:paraId="0000044B" w14:textId="77777777">
      <w:pPr>
        <w:spacing w:line="240" w:lineRule="auto"/>
        <w:jc w:val="both"/>
        <w:rPr>
          <w:rFonts w:ascii="Times New Roman" w:hAnsi="Times New Roman" w:eastAsia="Times New Roman" w:cs="Times New Roman"/>
          <w:sz w:val="24"/>
          <w:szCs w:val="24"/>
        </w:rPr>
      </w:pPr>
    </w:p>
    <w:p w:rsidR="00583051" w:rsidRDefault="007B76CE" w14:paraId="0000044C"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Date, C, J.</w:t>
      </w:r>
      <w:r>
        <w:rPr>
          <w:rFonts w:ascii="Times New Roman" w:hAnsi="Times New Roman" w:eastAsia="Times New Roman" w:cs="Times New Roman"/>
          <w:b/>
          <w:sz w:val="24"/>
          <w:szCs w:val="24"/>
        </w:rPr>
        <w:t xml:space="preserve"> Introdução a sistemas de banco de dados.</w:t>
      </w:r>
      <w:r>
        <w:rPr>
          <w:rFonts w:ascii="Times New Roman" w:hAnsi="Times New Roman" w:eastAsia="Times New Roman" w:cs="Times New Roman"/>
          <w:sz w:val="24"/>
          <w:szCs w:val="24"/>
        </w:rPr>
        <w:t xml:space="preserve"> Rio de Janeiro: Elsevier, 2003.</w:t>
      </w:r>
    </w:p>
    <w:p w:rsidR="00583051" w:rsidRDefault="00583051" w14:paraId="0000044D" w14:textId="77777777">
      <w:pPr>
        <w:spacing w:line="240" w:lineRule="auto"/>
        <w:jc w:val="both"/>
        <w:rPr>
          <w:rFonts w:ascii="Times New Roman" w:hAnsi="Times New Roman" w:eastAsia="Times New Roman" w:cs="Times New Roman"/>
          <w:sz w:val="24"/>
          <w:szCs w:val="24"/>
        </w:rPr>
      </w:pPr>
    </w:p>
    <w:p w:rsidR="00583051" w:rsidRDefault="007B76CE" w14:paraId="0000044E"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xml:space="preserve">Davis, M.E; Phillips, J.A. </w:t>
      </w:r>
      <w:r>
        <w:rPr>
          <w:rFonts w:ascii="Times New Roman" w:hAnsi="Times New Roman" w:eastAsia="Times New Roman" w:cs="Times New Roman"/>
          <w:b/>
          <w:sz w:val="24"/>
          <w:szCs w:val="24"/>
        </w:rPr>
        <w:t>Aprendendo PHP &amp; MySQL.</w:t>
      </w:r>
      <w:r>
        <w:rPr>
          <w:rFonts w:ascii="Times New Roman" w:hAnsi="Times New Roman" w:eastAsia="Times New Roman" w:cs="Times New Roman"/>
          <w:sz w:val="24"/>
          <w:szCs w:val="24"/>
        </w:rPr>
        <w:t xml:space="preserve"> Rio de Janeiro: Alta Books,</w:t>
      </w:r>
    </w:p>
    <w:p w:rsidR="00583051" w:rsidRDefault="007B76CE" w14:paraId="0000044F"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2008.</w:t>
      </w:r>
    </w:p>
    <w:p w:rsidR="00583051" w:rsidRDefault="00583051" w14:paraId="00000450" w14:textId="77777777">
      <w:pPr>
        <w:spacing w:line="240" w:lineRule="auto"/>
        <w:jc w:val="both"/>
        <w:rPr>
          <w:rFonts w:ascii="Times New Roman" w:hAnsi="Times New Roman" w:eastAsia="Times New Roman" w:cs="Times New Roman"/>
          <w:sz w:val="24"/>
          <w:szCs w:val="24"/>
        </w:rPr>
      </w:pPr>
    </w:p>
    <w:p w:rsidR="00583051" w:rsidRDefault="007B76CE" w14:paraId="00000451" w14:textId="77777777">
      <w:pPr>
        <w:spacing w:line="240"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Décio , J. </w:t>
      </w:r>
      <w:r>
        <w:rPr>
          <w:rFonts w:ascii="Times New Roman" w:hAnsi="Times New Roman" w:eastAsia="Times New Roman" w:cs="Times New Roman"/>
          <w:b/>
          <w:sz w:val="24"/>
          <w:szCs w:val="24"/>
        </w:rPr>
        <w:t xml:space="preserve">Guia de consulta rápida HTTP. </w:t>
      </w:r>
      <w:r>
        <w:rPr>
          <w:rFonts w:ascii="Times New Roman" w:hAnsi="Times New Roman" w:eastAsia="Times New Roman" w:cs="Times New Roman"/>
          <w:sz w:val="24"/>
          <w:szCs w:val="24"/>
        </w:rPr>
        <w:t>São Paulo: Novatec, 2001.</w:t>
      </w:r>
    </w:p>
    <w:p w:rsidR="00583051" w:rsidRDefault="00583051" w14:paraId="00000452" w14:textId="77777777">
      <w:pPr>
        <w:spacing w:line="240" w:lineRule="auto"/>
        <w:ind w:right="20"/>
        <w:jc w:val="both"/>
        <w:rPr>
          <w:rFonts w:ascii="Times New Roman" w:hAnsi="Times New Roman" w:eastAsia="Times New Roman" w:cs="Times New Roman"/>
          <w:sz w:val="24"/>
          <w:szCs w:val="24"/>
        </w:rPr>
      </w:pPr>
    </w:p>
    <w:p w:rsidR="00583051" w:rsidRDefault="007B76CE" w14:paraId="00000453" w14:textId="77777777">
      <w:pPr>
        <w:spacing w:line="240" w:lineRule="auto"/>
        <w:ind w:right="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Deitel, P.; Harvey, D. </w:t>
      </w:r>
      <w:r>
        <w:rPr>
          <w:rFonts w:ascii="Times New Roman" w:hAnsi="Times New Roman" w:eastAsia="Times New Roman" w:cs="Times New Roman"/>
          <w:b/>
          <w:sz w:val="24"/>
          <w:szCs w:val="24"/>
        </w:rPr>
        <w:t xml:space="preserve">Java - Como programar. </w:t>
      </w:r>
      <w:r>
        <w:rPr>
          <w:rFonts w:ascii="Times New Roman" w:hAnsi="Times New Roman" w:eastAsia="Times New Roman" w:cs="Times New Roman"/>
          <w:color w:val="111111"/>
          <w:sz w:val="24"/>
          <w:szCs w:val="24"/>
        </w:rPr>
        <w:t xml:space="preserve">10. ed. </w:t>
      </w:r>
      <w:r>
        <w:rPr>
          <w:rFonts w:ascii="Times New Roman" w:hAnsi="Times New Roman" w:eastAsia="Times New Roman" w:cs="Times New Roman"/>
          <w:sz w:val="24"/>
          <w:szCs w:val="24"/>
        </w:rPr>
        <w:t>São Paulo: Pearson Education do Brasil, 2017.</w:t>
      </w:r>
    </w:p>
    <w:p w:rsidR="00583051" w:rsidRDefault="00583051" w14:paraId="00000454" w14:textId="77777777">
      <w:pPr>
        <w:spacing w:line="240" w:lineRule="auto"/>
        <w:jc w:val="both"/>
        <w:rPr>
          <w:rFonts w:ascii="Times New Roman" w:hAnsi="Times New Roman" w:eastAsia="Times New Roman" w:cs="Times New Roman"/>
          <w:sz w:val="24"/>
          <w:szCs w:val="24"/>
        </w:rPr>
      </w:pPr>
    </w:p>
    <w:p w:rsidR="00583051" w:rsidRDefault="007B76CE" w14:paraId="00000455"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Domingues, D. G. </w:t>
      </w:r>
      <w:r>
        <w:rPr>
          <w:rFonts w:ascii="Times New Roman" w:hAnsi="Times New Roman" w:eastAsia="Times New Roman" w:cs="Times New Roman"/>
          <w:b/>
          <w:sz w:val="24"/>
          <w:szCs w:val="24"/>
        </w:rPr>
        <w:t xml:space="preserve"> O Uso de Metáforas na Computação</w:t>
      </w:r>
      <w:r>
        <w:rPr>
          <w:rFonts w:ascii="Times New Roman" w:hAnsi="Times New Roman" w:eastAsia="Times New Roman" w:cs="Times New Roman"/>
          <w:sz w:val="24"/>
          <w:szCs w:val="24"/>
        </w:rPr>
        <w:t xml:space="preserve"> – Dissertação apresentada para obtenção do título de Mestre em Ciências da Comunicação – Escola de Comunicações e Artes da Universidade de São Paulo. Orientador: Prof. Dr.Martin Grossmann – São Paulo, 2001.  Disponível em: &lt;http://www.teses.usp.br/teses/disponiveis&gt;.  Último acesso em: Março de 2020.</w:t>
      </w:r>
    </w:p>
    <w:p w:rsidR="00583051" w:rsidRDefault="00583051" w14:paraId="00000456" w14:textId="77777777">
      <w:pPr>
        <w:spacing w:line="240" w:lineRule="auto"/>
        <w:jc w:val="both"/>
        <w:rPr>
          <w:rFonts w:ascii="Times New Roman" w:hAnsi="Times New Roman" w:eastAsia="Times New Roman" w:cs="Times New Roman"/>
          <w:sz w:val="24"/>
          <w:szCs w:val="24"/>
        </w:rPr>
      </w:pPr>
    </w:p>
    <w:p w:rsidRPr="007B76CE" w:rsidR="00583051" w:rsidRDefault="007B76CE" w14:paraId="00000457" w14:textId="77777777">
      <w:pPr>
        <w:pStyle w:val="Heading1"/>
        <w:keepNext w:val="0"/>
        <w:keepLines w:val="0"/>
        <w:pBdr>
          <w:top w:val="none" w:color="000000" w:sz="0" w:space="0"/>
          <w:left w:val="none" w:color="000000" w:sz="0" w:space="0"/>
          <w:bottom w:val="none" w:color="000000" w:sz="0" w:space="0"/>
          <w:right w:val="none" w:color="000000" w:sz="0" w:space="0"/>
          <w:between w:val="none" w:color="000000" w:sz="0" w:space="0"/>
        </w:pBdr>
        <w:shd w:val="clear" w:color="auto" w:fill="FFFFFF"/>
        <w:spacing w:before="0" w:line="240" w:lineRule="auto"/>
        <w:jc w:val="both"/>
        <w:rPr>
          <w:rFonts w:eastAsia="Times New Roman" w:cs="Times New Roman"/>
          <w:sz w:val="24"/>
          <w:szCs w:val="24"/>
          <w:lang w:val="en-US"/>
        </w:rPr>
      </w:pPr>
      <w:bookmarkStart w:name="_heading=h.1qoc8b1" w:colFirst="0" w:colLast="0" w:id="220"/>
      <w:bookmarkEnd w:id="220"/>
      <w:r>
        <w:rPr>
          <w:rFonts w:eastAsia="Times New Roman" w:cs="Times New Roman"/>
          <w:color w:val="111111"/>
          <w:sz w:val="24"/>
          <w:szCs w:val="24"/>
        </w:rPr>
        <w:t>Duarte, L.</w:t>
      </w:r>
      <w:r>
        <w:rPr>
          <w:rFonts w:eastAsia="Times New Roman" w:cs="Times New Roman"/>
          <w:b w:val="0"/>
          <w:color w:val="111111"/>
          <w:sz w:val="24"/>
          <w:szCs w:val="24"/>
        </w:rPr>
        <w:t xml:space="preserve"> Programação Web com Node.js: Completo, do Front-end ao Back-end. </w:t>
      </w:r>
      <w:proofErr w:type="spellStart"/>
      <w:r w:rsidRPr="007B76CE">
        <w:rPr>
          <w:rFonts w:eastAsia="Times New Roman" w:cs="Times New Roman"/>
          <w:color w:val="111111"/>
          <w:sz w:val="24"/>
          <w:szCs w:val="24"/>
          <w:lang w:val="en-US"/>
        </w:rPr>
        <w:t>Gravataí</w:t>
      </w:r>
      <w:proofErr w:type="spellEnd"/>
      <w:r w:rsidRPr="007B76CE">
        <w:rPr>
          <w:rFonts w:eastAsia="Times New Roman" w:cs="Times New Roman"/>
          <w:color w:val="111111"/>
          <w:sz w:val="24"/>
          <w:szCs w:val="24"/>
          <w:lang w:val="en-US"/>
        </w:rPr>
        <w:t xml:space="preserve">: </w:t>
      </w:r>
      <w:proofErr w:type="spellStart"/>
      <w:r w:rsidRPr="007B76CE">
        <w:rPr>
          <w:rFonts w:eastAsia="Times New Roman" w:cs="Times New Roman"/>
          <w:sz w:val="24"/>
          <w:szCs w:val="24"/>
          <w:highlight w:val="white"/>
          <w:lang w:val="en-US"/>
        </w:rPr>
        <w:t>LuizTools</w:t>
      </w:r>
      <w:proofErr w:type="spellEnd"/>
      <w:r w:rsidRPr="007B76CE">
        <w:rPr>
          <w:rFonts w:eastAsia="Times New Roman" w:cs="Times New Roman"/>
          <w:sz w:val="24"/>
          <w:szCs w:val="24"/>
          <w:highlight w:val="white"/>
          <w:lang w:val="en-US"/>
        </w:rPr>
        <w:t>, 2017.</w:t>
      </w:r>
    </w:p>
    <w:p w:rsidRPr="007B76CE" w:rsidR="00583051" w:rsidRDefault="00583051" w14:paraId="00000458"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59" w14:textId="77777777">
      <w:pPr>
        <w:pBdr>
          <w:top w:val="none" w:color="000000" w:sz="0" w:space="0"/>
          <w:left w:val="none" w:color="000000" w:sz="0" w:space="0"/>
          <w:bottom w:val="none" w:color="000000" w:sz="0" w:space="0"/>
          <w:right w:val="none" w:color="000000" w:sz="0" w:space="0"/>
          <w:between w:val="none" w:color="000000" w:sz="0" w:space="0"/>
        </w:pBdr>
        <w:shd w:val="clear" w:color="auto" w:fill="FFFFFF"/>
        <w:spacing w:line="240" w:lineRule="auto"/>
        <w:jc w:val="both"/>
        <w:rPr>
          <w:rFonts w:ascii="Times New Roman" w:hAnsi="Times New Roman" w:eastAsia="Times New Roman" w:cs="Times New Roman"/>
          <w:sz w:val="24"/>
          <w:szCs w:val="24"/>
          <w:lang w:val="en-US"/>
        </w:rPr>
      </w:pPr>
      <w:r w:rsidRPr="007B76CE">
        <w:rPr>
          <w:rFonts w:ascii="Times New Roman" w:hAnsi="Times New Roman" w:eastAsia="Times New Roman" w:cs="Times New Roman"/>
          <w:sz w:val="24"/>
          <w:szCs w:val="24"/>
          <w:lang w:val="en-US"/>
        </w:rPr>
        <w:t>Fowler, M.</w:t>
      </w:r>
      <w:r w:rsidRPr="007B76CE">
        <w:rPr>
          <w:rFonts w:ascii="Times New Roman" w:hAnsi="Times New Roman" w:eastAsia="Times New Roman" w:cs="Times New Roman"/>
          <w:b/>
          <w:sz w:val="24"/>
          <w:szCs w:val="24"/>
          <w:lang w:val="en-US"/>
        </w:rPr>
        <w:t xml:space="preserve"> Patterns of Enterprise Application Architecture. </w:t>
      </w:r>
      <w:r w:rsidRPr="007B76CE">
        <w:rPr>
          <w:rFonts w:ascii="Times New Roman" w:hAnsi="Times New Roman" w:eastAsia="Times New Roman" w:cs="Times New Roman"/>
          <w:sz w:val="24"/>
          <w:szCs w:val="24"/>
          <w:lang w:val="en-US"/>
        </w:rPr>
        <w:t>Boston: Pearson Education, 2003.</w:t>
      </w:r>
    </w:p>
    <w:p w:rsidRPr="007B76CE" w:rsidR="00583051" w:rsidRDefault="00583051" w14:paraId="0000045A" w14:textId="77777777">
      <w:pPr>
        <w:spacing w:line="240" w:lineRule="auto"/>
        <w:jc w:val="both"/>
        <w:rPr>
          <w:rFonts w:ascii="Times New Roman" w:hAnsi="Times New Roman" w:eastAsia="Times New Roman" w:cs="Times New Roman"/>
          <w:sz w:val="24"/>
          <w:szCs w:val="24"/>
          <w:lang w:val="en-US"/>
        </w:rPr>
      </w:pPr>
    </w:p>
    <w:p w:rsidR="00583051" w:rsidRDefault="007B76CE" w14:paraId="0000045B" w14:textId="77777777">
      <w:pPr>
        <w:pBdr>
          <w:top w:val="none" w:color="000000" w:sz="0" w:space="0"/>
          <w:left w:val="none" w:color="000000" w:sz="0" w:space="0"/>
          <w:bottom w:val="none" w:color="000000" w:sz="0" w:space="0"/>
          <w:right w:val="none" w:color="000000" w:sz="0" w:space="0"/>
          <w:between w:val="none" w:color="000000" w:sz="0" w:space="0"/>
        </w:pBdr>
        <w:shd w:val="clear" w:color="auto" w:fill="FFFFFF"/>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Freeman, E. et al.</w:t>
      </w:r>
      <w:r>
        <w:rPr>
          <w:rFonts w:ascii="Times New Roman" w:hAnsi="Times New Roman" w:eastAsia="Times New Roman" w:cs="Times New Roman"/>
          <w:b/>
          <w:sz w:val="24"/>
          <w:szCs w:val="24"/>
        </w:rPr>
        <w:t xml:space="preserve"> Use a cabeça: Padrões de projetos. </w:t>
      </w:r>
      <w:r>
        <w:rPr>
          <w:rFonts w:ascii="Times New Roman" w:hAnsi="Times New Roman" w:eastAsia="Times New Roman" w:cs="Times New Roman"/>
          <w:sz w:val="24"/>
          <w:szCs w:val="24"/>
        </w:rPr>
        <w:t xml:space="preserve">Rio de Janeiro: </w:t>
      </w:r>
      <w:r>
        <w:rPr>
          <w:rFonts w:ascii="Times New Roman" w:hAnsi="Times New Roman" w:eastAsia="Times New Roman" w:cs="Times New Roman"/>
          <w:sz w:val="24"/>
          <w:szCs w:val="24"/>
          <w:highlight w:val="white"/>
        </w:rPr>
        <w:t>Alta Books</w:t>
      </w:r>
      <w:r>
        <w:rPr>
          <w:rFonts w:ascii="Times New Roman" w:hAnsi="Times New Roman" w:eastAsia="Times New Roman" w:cs="Times New Roman"/>
          <w:sz w:val="24"/>
          <w:szCs w:val="24"/>
        </w:rPr>
        <w:t>, 2007.</w:t>
      </w:r>
    </w:p>
    <w:p w:rsidR="00583051" w:rsidRDefault="00583051" w14:paraId="0000045C" w14:textId="77777777">
      <w:pPr>
        <w:spacing w:line="240" w:lineRule="auto"/>
        <w:jc w:val="both"/>
        <w:rPr>
          <w:rFonts w:ascii="Times New Roman" w:hAnsi="Times New Roman" w:eastAsia="Times New Roman" w:cs="Times New Roman"/>
          <w:sz w:val="24"/>
          <w:szCs w:val="24"/>
        </w:rPr>
      </w:pPr>
    </w:p>
    <w:p w:rsidR="00583051" w:rsidRDefault="007B76CE" w14:paraId="0000045D"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 xml:space="preserve">Gamma, E. et al. </w:t>
      </w:r>
      <w:r w:rsidRPr="007B76CE">
        <w:rPr>
          <w:rFonts w:ascii="Times New Roman" w:hAnsi="Times New Roman" w:eastAsia="Times New Roman" w:cs="Times New Roman"/>
          <w:b/>
          <w:sz w:val="24"/>
          <w:szCs w:val="24"/>
          <w:lang w:val="en-US"/>
        </w:rPr>
        <w:t>Design Patterns – Elements of Reusable Object-Oriented Software.</w:t>
      </w:r>
      <w:r w:rsidRPr="007B76CE">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 xml:space="preserve">Boston: </w:t>
      </w:r>
      <w:r>
        <w:rPr>
          <w:rFonts w:ascii="Times New Roman" w:hAnsi="Times New Roman" w:eastAsia="Times New Roman" w:cs="Times New Roman"/>
          <w:sz w:val="24"/>
          <w:szCs w:val="24"/>
          <w:highlight w:val="white"/>
        </w:rPr>
        <w:t>Addison-Wesley</w:t>
      </w:r>
      <w:r>
        <w:rPr>
          <w:rFonts w:ascii="Times New Roman" w:hAnsi="Times New Roman" w:eastAsia="Times New Roman" w:cs="Times New Roman"/>
          <w:sz w:val="24"/>
          <w:szCs w:val="24"/>
        </w:rPr>
        <w:t>, 1994.</w:t>
      </w:r>
    </w:p>
    <w:p w:rsidR="00583051" w:rsidRDefault="00583051" w14:paraId="0000045E" w14:textId="77777777">
      <w:pPr>
        <w:spacing w:line="240" w:lineRule="auto"/>
        <w:jc w:val="both"/>
        <w:rPr>
          <w:rFonts w:ascii="Times New Roman" w:hAnsi="Times New Roman" w:eastAsia="Times New Roman" w:cs="Times New Roman"/>
          <w:sz w:val="24"/>
          <w:szCs w:val="24"/>
        </w:rPr>
      </w:pPr>
    </w:p>
    <w:p w:rsidR="00583051" w:rsidRDefault="007B76CE" w14:paraId="0000045F"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Gois,  A.  Ionic  Framework:  </w:t>
      </w:r>
      <w:r>
        <w:rPr>
          <w:rFonts w:ascii="Times New Roman" w:hAnsi="Times New Roman" w:eastAsia="Times New Roman" w:cs="Times New Roman"/>
          <w:b/>
          <w:sz w:val="24"/>
          <w:szCs w:val="24"/>
        </w:rPr>
        <w:t>Construa  aplicativos para todas as  plataformas mobile</w:t>
      </w:r>
      <w:r>
        <w:rPr>
          <w:rFonts w:ascii="Times New Roman" w:hAnsi="Times New Roman" w:eastAsia="Times New Roman" w:cs="Times New Roman"/>
          <w:sz w:val="24"/>
          <w:szCs w:val="24"/>
        </w:rPr>
        <w:t>. São Paulo: Casa do Código, 2017.</w:t>
      </w:r>
    </w:p>
    <w:p w:rsidR="00583051" w:rsidRDefault="00583051" w14:paraId="00000460" w14:textId="77777777">
      <w:pPr>
        <w:spacing w:line="240" w:lineRule="auto"/>
        <w:jc w:val="both"/>
        <w:rPr>
          <w:rFonts w:ascii="Times New Roman" w:hAnsi="Times New Roman" w:eastAsia="Times New Roman" w:cs="Times New Roman"/>
          <w:sz w:val="24"/>
          <w:szCs w:val="24"/>
        </w:rPr>
      </w:pPr>
    </w:p>
    <w:p w:rsidRPr="007B76CE" w:rsidR="00583051" w:rsidRDefault="007B76CE" w14:paraId="00000461"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Gourley, D; Totty, B. </w:t>
      </w:r>
      <w:r>
        <w:rPr>
          <w:rFonts w:ascii="Times New Roman" w:hAnsi="Times New Roman" w:eastAsia="Times New Roman" w:cs="Times New Roman"/>
          <w:b/>
          <w:sz w:val="24"/>
          <w:szCs w:val="24"/>
        </w:rPr>
        <w:t>HTTP: The definitive Guide.</w:t>
      </w:r>
      <w:r>
        <w:rPr>
          <w:rFonts w:ascii="Times New Roman" w:hAnsi="Times New Roman" w:eastAsia="Times New Roman" w:cs="Times New Roman"/>
          <w:sz w:val="24"/>
          <w:szCs w:val="24"/>
        </w:rPr>
        <w:t xml:space="preserve"> </w:t>
      </w:r>
      <w:r w:rsidRPr="007B76CE">
        <w:rPr>
          <w:rFonts w:ascii="Times New Roman" w:hAnsi="Times New Roman" w:eastAsia="Times New Roman" w:cs="Times New Roman"/>
          <w:sz w:val="24"/>
          <w:szCs w:val="24"/>
          <w:lang w:val="en-US"/>
        </w:rPr>
        <w:t xml:space="preserve">California: </w:t>
      </w:r>
      <w:proofErr w:type="spellStart"/>
      <w:r w:rsidRPr="007B76CE">
        <w:rPr>
          <w:rFonts w:ascii="Times New Roman" w:hAnsi="Times New Roman" w:eastAsia="Times New Roman" w:cs="Times New Roman"/>
          <w:sz w:val="24"/>
          <w:szCs w:val="24"/>
          <w:lang w:val="en-US"/>
        </w:rPr>
        <w:t>O’reilly</w:t>
      </w:r>
      <w:proofErr w:type="spellEnd"/>
      <w:r w:rsidRPr="007B76CE">
        <w:rPr>
          <w:rFonts w:ascii="Times New Roman" w:hAnsi="Times New Roman" w:eastAsia="Times New Roman" w:cs="Times New Roman"/>
          <w:sz w:val="24"/>
          <w:szCs w:val="24"/>
          <w:lang w:val="en-US"/>
        </w:rPr>
        <w:t xml:space="preserve"> Media, 2015.</w:t>
      </w:r>
    </w:p>
    <w:p w:rsidRPr="007B76CE" w:rsidR="00583051" w:rsidRDefault="00583051" w14:paraId="00000462"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63" w14:textId="77777777">
      <w:pPr>
        <w:spacing w:line="240" w:lineRule="auto"/>
        <w:jc w:val="both"/>
        <w:rPr>
          <w:rFonts w:ascii="Times New Roman" w:hAnsi="Times New Roman" w:eastAsia="Times New Roman" w:cs="Times New Roman"/>
          <w:sz w:val="24"/>
          <w:szCs w:val="24"/>
          <w:lang w:val="en-US"/>
        </w:rPr>
      </w:pPr>
      <w:r w:rsidRPr="007B76CE">
        <w:rPr>
          <w:rFonts w:ascii="Times New Roman" w:hAnsi="Times New Roman" w:eastAsia="Times New Roman" w:cs="Times New Roman"/>
          <w:sz w:val="24"/>
          <w:szCs w:val="24"/>
          <w:lang w:val="en-US"/>
        </w:rPr>
        <w:t xml:space="preserve">Griffith, C. </w:t>
      </w:r>
      <w:r w:rsidRPr="007B76CE">
        <w:rPr>
          <w:rFonts w:ascii="Times New Roman" w:hAnsi="Times New Roman" w:eastAsia="Times New Roman" w:cs="Times New Roman"/>
          <w:b/>
          <w:sz w:val="24"/>
          <w:szCs w:val="24"/>
          <w:lang w:val="en-US"/>
        </w:rPr>
        <w:t>Mobile App Development with Ionic.</w:t>
      </w:r>
      <w:r w:rsidRPr="007B76CE">
        <w:rPr>
          <w:rFonts w:ascii="Times New Roman" w:hAnsi="Times New Roman" w:eastAsia="Times New Roman" w:cs="Times New Roman"/>
          <w:sz w:val="24"/>
          <w:szCs w:val="24"/>
          <w:lang w:val="en-US"/>
        </w:rPr>
        <w:t xml:space="preserve"> California: O’Reilly Media, 2017.</w:t>
      </w:r>
    </w:p>
    <w:p w:rsidRPr="007B76CE" w:rsidR="00583051" w:rsidRDefault="00583051" w14:paraId="00000464"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65" w14:textId="77777777">
      <w:pPr>
        <w:spacing w:line="240" w:lineRule="auto"/>
        <w:jc w:val="both"/>
        <w:rPr>
          <w:rFonts w:ascii="Times New Roman" w:hAnsi="Times New Roman" w:eastAsia="Times New Roman" w:cs="Times New Roman"/>
          <w:sz w:val="24"/>
          <w:szCs w:val="24"/>
          <w:lang w:val="en-US"/>
        </w:rPr>
      </w:pPr>
      <w:r w:rsidRPr="007B76CE">
        <w:rPr>
          <w:rFonts w:ascii="Times New Roman" w:hAnsi="Times New Roman" w:eastAsia="Times New Roman" w:cs="Times New Roman"/>
          <w:sz w:val="24"/>
          <w:szCs w:val="24"/>
          <w:lang w:val="en-US"/>
        </w:rPr>
        <w:t xml:space="preserve">Kalin, M. </w:t>
      </w:r>
      <w:r w:rsidRPr="007B76CE">
        <w:rPr>
          <w:rFonts w:ascii="Times New Roman" w:hAnsi="Times New Roman" w:eastAsia="Times New Roman" w:cs="Times New Roman"/>
          <w:b/>
          <w:sz w:val="24"/>
          <w:szCs w:val="24"/>
          <w:lang w:val="en-US"/>
        </w:rPr>
        <w:t>Java Web Services.</w:t>
      </w:r>
      <w:r w:rsidRPr="007B76CE">
        <w:rPr>
          <w:rFonts w:ascii="Times New Roman" w:hAnsi="Times New Roman" w:eastAsia="Times New Roman" w:cs="Times New Roman"/>
          <w:sz w:val="24"/>
          <w:szCs w:val="24"/>
          <w:lang w:val="en-US"/>
        </w:rPr>
        <w:t xml:space="preserve"> Cambridge:</w:t>
      </w:r>
      <w:r w:rsidRPr="007B76CE">
        <w:rPr>
          <w:rFonts w:ascii="Times New Roman" w:hAnsi="Times New Roman" w:eastAsia="Times New Roman" w:cs="Times New Roman"/>
          <w:b/>
          <w:sz w:val="24"/>
          <w:szCs w:val="24"/>
          <w:lang w:val="en-US"/>
        </w:rPr>
        <w:t xml:space="preserve"> </w:t>
      </w:r>
      <w:r w:rsidRPr="007B76CE">
        <w:rPr>
          <w:rFonts w:ascii="Times New Roman" w:hAnsi="Times New Roman" w:eastAsia="Times New Roman" w:cs="Times New Roman"/>
          <w:sz w:val="24"/>
          <w:szCs w:val="24"/>
          <w:lang w:val="en-US"/>
        </w:rPr>
        <w:t>O’Reilly Media, 2013.</w:t>
      </w:r>
    </w:p>
    <w:p w:rsidRPr="007B76CE" w:rsidR="00583051" w:rsidRDefault="00583051" w14:paraId="00000466" w14:textId="77777777">
      <w:pPr>
        <w:spacing w:line="240" w:lineRule="auto"/>
        <w:jc w:val="both"/>
        <w:rPr>
          <w:rFonts w:ascii="Times New Roman" w:hAnsi="Times New Roman" w:eastAsia="Times New Roman" w:cs="Times New Roman"/>
          <w:sz w:val="24"/>
          <w:szCs w:val="24"/>
          <w:lang w:val="en-US"/>
        </w:rPr>
      </w:pPr>
    </w:p>
    <w:p w:rsidR="00583051" w:rsidRDefault="007B76CE" w14:paraId="00000467"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 xml:space="preserve">Karanam, R. R. </w:t>
      </w:r>
      <w:r w:rsidRPr="007B76CE">
        <w:rPr>
          <w:rFonts w:ascii="Times New Roman" w:hAnsi="Times New Roman" w:eastAsia="Times New Roman" w:cs="Times New Roman"/>
          <w:b/>
          <w:sz w:val="24"/>
          <w:szCs w:val="24"/>
          <w:lang w:val="en-US"/>
        </w:rPr>
        <w:t xml:space="preserve">Mastering Spring 5. </w:t>
      </w:r>
      <w:r>
        <w:rPr>
          <w:rFonts w:ascii="Times New Roman" w:hAnsi="Times New Roman" w:eastAsia="Times New Roman" w:cs="Times New Roman"/>
          <w:sz w:val="24"/>
          <w:szCs w:val="24"/>
        </w:rPr>
        <w:t>2. ed. Birmingham: Packt Publishing, 2019.</w:t>
      </w:r>
    </w:p>
    <w:p w:rsidR="00583051" w:rsidRDefault="00583051" w14:paraId="00000468" w14:textId="77777777">
      <w:pPr>
        <w:spacing w:line="240" w:lineRule="auto"/>
        <w:jc w:val="both"/>
        <w:rPr>
          <w:rFonts w:ascii="Times New Roman" w:hAnsi="Times New Roman" w:eastAsia="Times New Roman" w:cs="Times New Roman"/>
          <w:sz w:val="24"/>
          <w:szCs w:val="24"/>
        </w:rPr>
      </w:pPr>
    </w:p>
    <w:p w:rsidRPr="007B76CE" w:rsidR="00583051" w:rsidRDefault="007B76CE" w14:paraId="00000469"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Kurose, J. F. </w:t>
      </w:r>
      <w:r>
        <w:rPr>
          <w:rFonts w:ascii="Times New Roman" w:hAnsi="Times New Roman" w:eastAsia="Times New Roman" w:cs="Times New Roman"/>
          <w:b/>
          <w:sz w:val="24"/>
          <w:szCs w:val="24"/>
        </w:rPr>
        <w:t>Redes de computadores e a internet: Uma abordagem top-down.</w:t>
      </w:r>
      <w:r>
        <w:rPr>
          <w:rFonts w:ascii="Times New Roman" w:hAnsi="Times New Roman" w:eastAsia="Times New Roman" w:cs="Times New Roman"/>
          <w:sz w:val="24"/>
          <w:szCs w:val="24"/>
        </w:rPr>
        <w:t xml:space="preserve"> </w:t>
      </w:r>
      <w:r w:rsidRPr="007B76CE">
        <w:rPr>
          <w:rFonts w:ascii="Times New Roman" w:hAnsi="Times New Roman" w:eastAsia="Times New Roman" w:cs="Times New Roman"/>
          <w:sz w:val="24"/>
          <w:szCs w:val="24"/>
          <w:lang w:val="en-US"/>
        </w:rPr>
        <w:t xml:space="preserve">São Paulo: Pearson Education do </w:t>
      </w:r>
      <w:proofErr w:type="spellStart"/>
      <w:r w:rsidRPr="007B76CE">
        <w:rPr>
          <w:rFonts w:ascii="Times New Roman" w:hAnsi="Times New Roman" w:eastAsia="Times New Roman" w:cs="Times New Roman"/>
          <w:sz w:val="24"/>
          <w:szCs w:val="24"/>
          <w:lang w:val="en-US"/>
        </w:rPr>
        <w:t>Brasil</w:t>
      </w:r>
      <w:proofErr w:type="spellEnd"/>
      <w:r w:rsidRPr="007B76CE">
        <w:rPr>
          <w:rFonts w:ascii="Times New Roman" w:hAnsi="Times New Roman" w:eastAsia="Times New Roman" w:cs="Times New Roman"/>
          <w:sz w:val="24"/>
          <w:szCs w:val="24"/>
          <w:lang w:val="en-US"/>
        </w:rPr>
        <w:t>, 2010.</w:t>
      </w:r>
    </w:p>
    <w:p w:rsidRPr="007B76CE" w:rsidR="00583051" w:rsidRDefault="00583051" w14:paraId="0000046A" w14:textId="77777777">
      <w:pPr>
        <w:spacing w:line="240" w:lineRule="auto"/>
        <w:jc w:val="both"/>
        <w:rPr>
          <w:rFonts w:ascii="Times New Roman" w:hAnsi="Times New Roman" w:eastAsia="Times New Roman" w:cs="Times New Roman"/>
          <w:sz w:val="24"/>
          <w:szCs w:val="24"/>
          <w:lang w:val="en-US"/>
        </w:rPr>
      </w:pPr>
    </w:p>
    <w:p w:rsidR="00583051" w:rsidRDefault="007B76CE" w14:paraId="0000046B"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Peterson, A.</w:t>
      </w:r>
      <w:r w:rsidRPr="007B76CE">
        <w:rPr>
          <w:rFonts w:ascii="Times New Roman" w:hAnsi="Times New Roman" w:eastAsia="Times New Roman" w:cs="Times New Roman"/>
          <w:b/>
          <w:sz w:val="24"/>
          <w:szCs w:val="24"/>
          <w:lang w:val="en-US"/>
        </w:rPr>
        <w:t xml:space="preserve"> Everything you need to Ace Math in one big fat notebook. </w:t>
      </w:r>
      <w:r>
        <w:rPr>
          <w:rFonts w:ascii="Times New Roman" w:hAnsi="Times New Roman" w:eastAsia="Times New Roman" w:cs="Times New Roman"/>
          <w:sz w:val="24"/>
          <w:szCs w:val="24"/>
        </w:rPr>
        <w:t>Nova York: Workman, 2016.</w:t>
      </w:r>
    </w:p>
    <w:p w:rsidR="00583051" w:rsidRDefault="00583051" w14:paraId="0000046C" w14:textId="77777777">
      <w:pPr>
        <w:spacing w:line="240" w:lineRule="auto"/>
        <w:jc w:val="both"/>
        <w:rPr>
          <w:rFonts w:ascii="Times New Roman" w:hAnsi="Times New Roman" w:eastAsia="Times New Roman" w:cs="Times New Roman"/>
          <w:sz w:val="24"/>
          <w:szCs w:val="24"/>
        </w:rPr>
      </w:pPr>
    </w:p>
    <w:p w:rsidRPr="007B76CE" w:rsidR="00583051" w:rsidRDefault="007B76CE" w14:paraId="0000046D"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Preece, R; Rogers, Y; Sharp, H. </w:t>
      </w:r>
      <w:r>
        <w:rPr>
          <w:rFonts w:ascii="Times New Roman" w:hAnsi="Times New Roman" w:eastAsia="Times New Roman" w:cs="Times New Roman"/>
          <w:b/>
          <w:sz w:val="24"/>
          <w:szCs w:val="24"/>
        </w:rPr>
        <w:t>Design de interação: Além da interação humano-computador.</w:t>
      </w:r>
      <w:r>
        <w:rPr>
          <w:rFonts w:ascii="Times New Roman" w:hAnsi="Times New Roman" w:eastAsia="Times New Roman" w:cs="Times New Roman"/>
          <w:sz w:val="24"/>
          <w:szCs w:val="24"/>
        </w:rPr>
        <w:t xml:space="preserve"> </w:t>
      </w:r>
      <w:r w:rsidRPr="007B76CE">
        <w:rPr>
          <w:rFonts w:ascii="Times New Roman" w:hAnsi="Times New Roman" w:eastAsia="Times New Roman" w:cs="Times New Roman"/>
          <w:sz w:val="24"/>
          <w:szCs w:val="24"/>
          <w:lang w:val="en-US"/>
        </w:rPr>
        <w:t>3. ed. Porto Alegre: Bookman, 2013.</w:t>
      </w:r>
    </w:p>
    <w:p w:rsidRPr="007B76CE" w:rsidR="00583051" w:rsidRDefault="00583051" w14:paraId="0000046E"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6F" w14:textId="77777777">
      <w:pPr>
        <w:spacing w:line="240" w:lineRule="auto"/>
        <w:jc w:val="both"/>
        <w:rPr>
          <w:rFonts w:ascii="Times New Roman" w:hAnsi="Times New Roman" w:eastAsia="Times New Roman" w:cs="Times New Roman"/>
          <w:sz w:val="24"/>
          <w:szCs w:val="24"/>
          <w:lang w:val="en-US"/>
        </w:rPr>
      </w:pPr>
      <w:r w:rsidRPr="007B76CE">
        <w:rPr>
          <w:rFonts w:ascii="Times New Roman" w:hAnsi="Times New Roman" w:eastAsia="Times New Roman" w:cs="Times New Roman"/>
          <w:sz w:val="24"/>
          <w:szCs w:val="24"/>
          <w:lang w:val="en-US"/>
        </w:rPr>
        <w:t xml:space="preserve">Khanna, R; Sani, Y; Hoc, P. </w:t>
      </w:r>
      <w:r w:rsidRPr="007B76CE">
        <w:rPr>
          <w:rFonts w:ascii="Times New Roman" w:hAnsi="Times New Roman" w:eastAsia="Times New Roman" w:cs="Times New Roman"/>
          <w:b/>
          <w:sz w:val="24"/>
          <w:szCs w:val="24"/>
          <w:lang w:val="en-US"/>
        </w:rPr>
        <w:t>Ionic: Hybrid Mobile App Development.</w:t>
      </w:r>
      <w:r w:rsidRPr="007B76CE">
        <w:rPr>
          <w:rFonts w:ascii="Times New Roman" w:hAnsi="Times New Roman" w:eastAsia="Times New Roman" w:cs="Times New Roman"/>
          <w:sz w:val="24"/>
          <w:szCs w:val="24"/>
          <w:lang w:val="en-US"/>
        </w:rPr>
        <w:t xml:space="preserve"> Birmingham: </w:t>
      </w:r>
      <w:proofErr w:type="spellStart"/>
      <w:r w:rsidRPr="007B76CE">
        <w:rPr>
          <w:rFonts w:ascii="Times New Roman" w:hAnsi="Times New Roman" w:eastAsia="Times New Roman" w:cs="Times New Roman"/>
          <w:sz w:val="24"/>
          <w:szCs w:val="24"/>
          <w:lang w:val="en-US"/>
        </w:rPr>
        <w:t>Editora</w:t>
      </w:r>
      <w:proofErr w:type="spellEnd"/>
      <w:r w:rsidRPr="007B76CE">
        <w:rPr>
          <w:rFonts w:ascii="Times New Roman" w:hAnsi="Times New Roman" w:eastAsia="Times New Roman" w:cs="Times New Roman"/>
          <w:sz w:val="24"/>
          <w:szCs w:val="24"/>
          <w:lang w:val="en-US"/>
        </w:rPr>
        <w:t xml:space="preserve"> </w:t>
      </w:r>
      <w:proofErr w:type="spellStart"/>
      <w:r w:rsidRPr="007B76CE">
        <w:rPr>
          <w:rFonts w:ascii="Times New Roman" w:hAnsi="Times New Roman" w:eastAsia="Times New Roman" w:cs="Times New Roman"/>
          <w:sz w:val="24"/>
          <w:szCs w:val="24"/>
          <w:lang w:val="en-US"/>
        </w:rPr>
        <w:t>Packt</w:t>
      </w:r>
      <w:proofErr w:type="spellEnd"/>
      <w:r w:rsidRPr="007B76CE">
        <w:rPr>
          <w:rFonts w:ascii="Times New Roman" w:hAnsi="Times New Roman" w:eastAsia="Times New Roman" w:cs="Times New Roman"/>
          <w:sz w:val="24"/>
          <w:szCs w:val="24"/>
          <w:lang w:val="en-US"/>
        </w:rPr>
        <w:t xml:space="preserve"> Publishing, 2017.</w:t>
      </w:r>
    </w:p>
    <w:p w:rsidRPr="007B76CE" w:rsidR="00583051" w:rsidRDefault="00583051" w14:paraId="00000470" w14:textId="77777777">
      <w:pPr>
        <w:spacing w:line="240" w:lineRule="auto"/>
        <w:jc w:val="both"/>
        <w:rPr>
          <w:rFonts w:ascii="Times New Roman" w:hAnsi="Times New Roman" w:eastAsia="Times New Roman" w:cs="Times New Roman"/>
          <w:sz w:val="24"/>
          <w:szCs w:val="24"/>
          <w:lang w:val="en-US"/>
        </w:rPr>
      </w:pPr>
    </w:p>
    <w:p w:rsidRPr="003E31FC" w:rsidR="00583051" w:rsidRDefault="007B76CE" w14:paraId="00000471" w14:textId="77777777">
      <w:pPr>
        <w:pStyle w:val="Heading1"/>
        <w:keepNext w:val="0"/>
        <w:keepLines w:val="0"/>
        <w:pBdr>
          <w:top w:val="none" w:color="000000" w:sz="0" w:space="0"/>
          <w:left w:val="none" w:color="000000" w:sz="0" w:space="0"/>
          <w:bottom w:val="none" w:color="000000" w:sz="0" w:space="0"/>
          <w:right w:val="none" w:color="000000" w:sz="0" w:space="0"/>
          <w:between w:val="none" w:color="000000" w:sz="0" w:space="0"/>
        </w:pBdr>
        <w:shd w:val="clear" w:color="auto" w:fill="FFFFFF"/>
        <w:spacing w:before="0" w:line="240" w:lineRule="auto"/>
        <w:jc w:val="both"/>
        <w:rPr>
          <w:rFonts w:eastAsia="Times New Roman" w:cs="Times New Roman"/>
          <w:b w:val="0"/>
          <w:bCs/>
          <w:sz w:val="24"/>
          <w:szCs w:val="24"/>
        </w:rPr>
      </w:pPr>
      <w:bookmarkStart w:name="_heading=h.4anzqyu" w:colFirst="0" w:colLast="0" w:id="221"/>
      <w:bookmarkEnd w:id="221"/>
      <w:r w:rsidRPr="003E31FC">
        <w:rPr>
          <w:rFonts w:eastAsia="Times New Roman" w:cs="Times New Roman"/>
          <w:b w:val="0"/>
          <w:bCs/>
          <w:color w:val="111111"/>
          <w:sz w:val="24"/>
          <w:szCs w:val="24"/>
          <w:lang w:val="en-US"/>
        </w:rPr>
        <w:t xml:space="preserve">Konda, M. </w:t>
      </w:r>
      <w:r w:rsidRPr="003E31FC">
        <w:rPr>
          <w:rFonts w:eastAsia="Times New Roman" w:cs="Times New Roman"/>
          <w:color w:val="111111"/>
          <w:sz w:val="24"/>
          <w:szCs w:val="24"/>
          <w:lang w:val="en-US"/>
        </w:rPr>
        <w:t>Just Hibernate: A Lightweight Introduction to the Hibernate Framework</w:t>
      </w:r>
      <w:r w:rsidRPr="003E31FC">
        <w:rPr>
          <w:rFonts w:eastAsia="Times New Roman" w:cs="Times New Roman"/>
          <w:b w:val="0"/>
          <w:bCs/>
          <w:color w:val="111111"/>
          <w:sz w:val="24"/>
          <w:szCs w:val="24"/>
          <w:lang w:val="en-US"/>
        </w:rPr>
        <w:t xml:space="preserve">.  </w:t>
      </w:r>
      <w:r w:rsidRPr="003E31FC">
        <w:rPr>
          <w:rFonts w:eastAsia="Times New Roman" w:cs="Times New Roman"/>
          <w:b w:val="0"/>
          <w:bCs/>
          <w:sz w:val="24"/>
          <w:szCs w:val="24"/>
        </w:rPr>
        <w:t xml:space="preserve">California: </w:t>
      </w:r>
      <w:r w:rsidRPr="003E31FC">
        <w:rPr>
          <w:rFonts w:eastAsia="Times New Roman" w:cs="Times New Roman"/>
          <w:b w:val="0"/>
          <w:bCs/>
          <w:sz w:val="24"/>
          <w:szCs w:val="24"/>
          <w:highlight w:val="white"/>
        </w:rPr>
        <w:t>O'Reilly Media, 2018.</w:t>
      </w:r>
    </w:p>
    <w:p w:rsidR="00583051" w:rsidRDefault="00583051" w14:paraId="00000472" w14:textId="77777777">
      <w:pPr>
        <w:spacing w:line="240" w:lineRule="auto"/>
        <w:jc w:val="both"/>
        <w:rPr>
          <w:rFonts w:ascii="Times New Roman" w:hAnsi="Times New Roman" w:eastAsia="Times New Roman" w:cs="Times New Roman"/>
          <w:sz w:val="24"/>
          <w:szCs w:val="24"/>
        </w:rPr>
      </w:pPr>
    </w:p>
    <w:p w:rsidRPr="007B76CE" w:rsidR="00583051" w:rsidRDefault="007B76CE" w14:paraId="00000473"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Kurose, J. F. </w:t>
      </w:r>
      <w:r>
        <w:rPr>
          <w:rFonts w:ascii="Times New Roman" w:hAnsi="Times New Roman" w:eastAsia="Times New Roman" w:cs="Times New Roman"/>
          <w:b/>
          <w:sz w:val="24"/>
          <w:szCs w:val="24"/>
        </w:rPr>
        <w:t>Redes de computadores e a internet: Uma abordagem top-down.</w:t>
      </w:r>
      <w:r>
        <w:rPr>
          <w:rFonts w:ascii="Times New Roman" w:hAnsi="Times New Roman" w:eastAsia="Times New Roman" w:cs="Times New Roman"/>
          <w:sz w:val="24"/>
          <w:szCs w:val="24"/>
        </w:rPr>
        <w:t xml:space="preserve"> </w:t>
      </w:r>
      <w:r w:rsidRPr="007B76CE">
        <w:rPr>
          <w:rFonts w:ascii="Times New Roman" w:hAnsi="Times New Roman" w:eastAsia="Times New Roman" w:cs="Times New Roman"/>
          <w:sz w:val="24"/>
          <w:szCs w:val="24"/>
          <w:lang w:val="en-US"/>
        </w:rPr>
        <w:t xml:space="preserve">São Paulo: Pearson Education do </w:t>
      </w:r>
      <w:proofErr w:type="spellStart"/>
      <w:r w:rsidRPr="007B76CE">
        <w:rPr>
          <w:rFonts w:ascii="Times New Roman" w:hAnsi="Times New Roman" w:eastAsia="Times New Roman" w:cs="Times New Roman"/>
          <w:sz w:val="24"/>
          <w:szCs w:val="24"/>
          <w:lang w:val="en-US"/>
        </w:rPr>
        <w:t>Brasil</w:t>
      </w:r>
      <w:proofErr w:type="spellEnd"/>
      <w:r w:rsidRPr="007B76CE">
        <w:rPr>
          <w:rFonts w:ascii="Times New Roman" w:hAnsi="Times New Roman" w:eastAsia="Times New Roman" w:cs="Times New Roman"/>
          <w:sz w:val="24"/>
          <w:szCs w:val="24"/>
          <w:lang w:val="en-US"/>
        </w:rPr>
        <w:t>, 2010.</w:t>
      </w:r>
    </w:p>
    <w:p w:rsidRPr="007B76CE" w:rsidR="00583051" w:rsidRDefault="00583051" w14:paraId="00000474" w14:textId="77777777">
      <w:pPr>
        <w:spacing w:line="240" w:lineRule="auto"/>
        <w:jc w:val="both"/>
        <w:rPr>
          <w:rFonts w:ascii="Times New Roman" w:hAnsi="Times New Roman" w:eastAsia="Times New Roman" w:cs="Times New Roman"/>
          <w:sz w:val="24"/>
          <w:szCs w:val="24"/>
          <w:lang w:val="en-US"/>
        </w:rPr>
      </w:pPr>
    </w:p>
    <w:p w:rsidR="00583051" w:rsidRDefault="007B76CE" w14:paraId="00000475"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 xml:space="preserve">Lim, G. </w:t>
      </w:r>
      <w:r w:rsidRPr="007B76CE">
        <w:rPr>
          <w:rFonts w:ascii="Times New Roman" w:hAnsi="Times New Roman" w:eastAsia="Times New Roman" w:cs="Times New Roman"/>
          <w:b/>
          <w:sz w:val="24"/>
          <w:szCs w:val="24"/>
          <w:lang w:val="en-US"/>
        </w:rPr>
        <w:t>Beginning Angular with TypeScript.</w:t>
      </w:r>
      <w:r w:rsidRPr="007B76CE">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Nova York: Edição do autor, 2017.</w:t>
      </w:r>
    </w:p>
    <w:p w:rsidR="00583051" w:rsidRDefault="00583051" w14:paraId="00000476" w14:textId="77777777">
      <w:pPr>
        <w:spacing w:line="240" w:lineRule="auto"/>
        <w:jc w:val="both"/>
        <w:rPr>
          <w:rFonts w:ascii="Times New Roman" w:hAnsi="Times New Roman" w:eastAsia="Times New Roman" w:cs="Times New Roman"/>
          <w:sz w:val="24"/>
          <w:szCs w:val="24"/>
        </w:rPr>
      </w:pPr>
    </w:p>
    <w:p w:rsidR="00583051" w:rsidRDefault="007B76CE" w14:paraId="00000477"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 xml:space="preserve">Looper, J. </w:t>
      </w:r>
      <w:r w:rsidRPr="007B76CE">
        <w:rPr>
          <w:rFonts w:ascii="Times New Roman" w:hAnsi="Times New Roman" w:eastAsia="Times New Roman" w:cs="Times New Roman"/>
          <w:b/>
          <w:sz w:val="24"/>
          <w:szCs w:val="24"/>
          <w:lang w:val="en-US"/>
        </w:rPr>
        <w:t>What is a Web View?</w:t>
      </w:r>
      <w:r w:rsidRPr="007B76CE">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Disponível em: &amp;lt;https://developer.telerik.com/featured/what-is-a-webview/&amp;gt;. Último acesso em: agosto de 2018.</w:t>
      </w:r>
    </w:p>
    <w:p w:rsidR="00583051" w:rsidRDefault="00583051" w14:paraId="00000478" w14:textId="77777777">
      <w:pPr>
        <w:spacing w:line="240" w:lineRule="auto"/>
        <w:jc w:val="both"/>
        <w:rPr>
          <w:rFonts w:ascii="Times New Roman" w:hAnsi="Times New Roman" w:eastAsia="Times New Roman" w:cs="Times New Roman"/>
          <w:sz w:val="24"/>
          <w:szCs w:val="24"/>
        </w:rPr>
      </w:pPr>
    </w:p>
    <w:p w:rsidR="00583051" w:rsidRDefault="007B76CE" w14:paraId="00000479"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Manzano, A. L. N. G; Manzano, J. A. N. G. </w:t>
      </w:r>
      <w:r>
        <w:rPr>
          <w:rFonts w:ascii="Times New Roman" w:hAnsi="Times New Roman" w:eastAsia="Times New Roman" w:cs="Times New Roman"/>
          <w:b/>
          <w:color w:val="111111"/>
          <w:sz w:val="24"/>
          <w:szCs w:val="24"/>
        </w:rPr>
        <w:t xml:space="preserve">Estudo dirigido: Microsoft Excel 2016. </w:t>
      </w:r>
      <w:r>
        <w:rPr>
          <w:rFonts w:ascii="Times New Roman" w:hAnsi="Times New Roman" w:eastAsia="Times New Roman" w:cs="Times New Roman"/>
          <w:sz w:val="24"/>
          <w:szCs w:val="24"/>
        </w:rPr>
        <w:t>São Paulo: Érica, 2015.</w:t>
      </w:r>
    </w:p>
    <w:p w:rsidR="00583051" w:rsidRDefault="00583051" w14:paraId="0000047A" w14:textId="77777777">
      <w:pPr>
        <w:spacing w:line="240" w:lineRule="auto"/>
        <w:jc w:val="both"/>
        <w:rPr>
          <w:rFonts w:ascii="Times New Roman" w:hAnsi="Times New Roman" w:eastAsia="Times New Roman" w:cs="Times New Roman"/>
          <w:sz w:val="24"/>
          <w:szCs w:val="24"/>
        </w:rPr>
      </w:pPr>
    </w:p>
    <w:p w:rsidRPr="007B76CE" w:rsidR="00583051" w:rsidRDefault="007B76CE" w14:paraId="0000047B"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Molinari, W. </w:t>
      </w:r>
      <w:r>
        <w:rPr>
          <w:rFonts w:ascii="Times New Roman" w:hAnsi="Times New Roman" w:eastAsia="Times New Roman" w:cs="Times New Roman"/>
          <w:b/>
          <w:sz w:val="24"/>
          <w:szCs w:val="24"/>
        </w:rPr>
        <w:t>Desconstruindo a Web: As tecnologias por trás de uma requisição.</w:t>
      </w:r>
      <w:r>
        <w:rPr>
          <w:rFonts w:ascii="Times New Roman" w:hAnsi="Times New Roman" w:eastAsia="Times New Roman" w:cs="Times New Roman"/>
          <w:sz w:val="24"/>
          <w:szCs w:val="24"/>
        </w:rPr>
        <w:t xml:space="preserve"> </w:t>
      </w:r>
      <w:r w:rsidRPr="007B76CE">
        <w:rPr>
          <w:rFonts w:ascii="Times New Roman" w:hAnsi="Times New Roman" w:eastAsia="Times New Roman" w:cs="Times New Roman"/>
          <w:sz w:val="24"/>
          <w:szCs w:val="24"/>
          <w:lang w:val="en-US"/>
        </w:rPr>
        <w:t>São Paulo: Casa do Código, 2016.</w:t>
      </w:r>
    </w:p>
    <w:p w:rsidRPr="007B76CE" w:rsidR="00583051" w:rsidRDefault="00583051" w14:paraId="0000047C"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7E" w14:textId="6C983231">
      <w:pPr>
        <w:spacing w:line="240" w:lineRule="auto"/>
        <w:jc w:val="both"/>
        <w:rPr>
          <w:rFonts w:ascii="Times New Roman" w:hAnsi="Times New Roman" w:eastAsia="Times New Roman" w:cs="Times New Roman"/>
          <w:sz w:val="24"/>
          <w:szCs w:val="24"/>
          <w:lang w:val="en-US"/>
        </w:rPr>
      </w:pPr>
      <w:r w:rsidRPr="007B76CE">
        <w:rPr>
          <w:rFonts w:ascii="Times New Roman" w:hAnsi="Times New Roman" w:eastAsia="Times New Roman" w:cs="Times New Roman"/>
          <w:sz w:val="24"/>
          <w:szCs w:val="24"/>
          <w:lang w:val="en-US"/>
        </w:rPr>
        <w:t xml:space="preserve">Morris, M.; </w:t>
      </w:r>
      <w:proofErr w:type="spellStart"/>
      <w:r w:rsidRPr="007B76CE">
        <w:rPr>
          <w:rFonts w:ascii="Times New Roman" w:hAnsi="Times New Roman" w:eastAsia="Times New Roman" w:cs="Times New Roman"/>
          <w:sz w:val="24"/>
          <w:szCs w:val="24"/>
          <w:lang w:val="en-US"/>
        </w:rPr>
        <w:t>Schindehutte</w:t>
      </w:r>
      <w:proofErr w:type="spellEnd"/>
      <w:r w:rsidRPr="007B76CE">
        <w:rPr>
          <w:rFonts w:ascii="Times New Roman" w:hAnsi="Times New Roman" w:eastAsia="Times New Roman" w:cs="Times New Roman"/>
          <w:sz w:val="24"/>
          <w:szCs w:val="24"/>
          <w:lang w:val="en-US"/>
        </w:rPr>
        <w:t xml:space="preserve">, M.; Allen, J. </w:t>
      </w:r>
      <w:r w:rsidRPr="007B76CE">
        <w:rPr>
          <w:rFonts w:ascii="Times New Roman" w:hAnsi="Times New Roman" w:eastAsia="Times New Roman" w:cs="Times New Roman"/>
          <w:b/>
          <w:sz w:val="24"/>
          <w:szCs w:val="24"/>
          <w:lang w:val="en-US"/>
        </w:rPr>
        <w:t>The entrepreneur's business model: toward a unified perspective.</w:t>
      </w:r>
      <w:r w:rsidRPr="007B76CE">
        <w:rPr>
          <w:rFonts w:ascii="Times New Roman" w:hAnsi="Times New Roman" w:eastAsia="Times New Roman" w:cs="Times New Roman"/>
          <w:sz w:val="24"/>
          <w:szCs w:val="24"/>
          <w:lang w:val="en-US"/>
        </w:rPr>
        <w:t xml:space="preserve"> Journal of business research, v. 58, n. 6, p. 726-735, 2005.</w:t>
      </w:r>
    </w:p>
    <w:p w:rsidRPr="007B76CE" w:rsidR="00583051" w:rsidRDefault="00583051" w14:paraId="0000047F" w14:textId="77777777">
      <w:pPr>
        <w:spacing w:line="240" w:lineRule="auto"/>
        <w:jc w:val="both"/>
        <w:rPr>
          <w:rFonts w:ascii="Times New Roman" w:hAnsi="Times New Roman" w:eastAsia="Times New Roman" w:cs="Times New Roman"/>
          <w:sz w:val="24"/>
          <w:szCs w:val="24"/>
          <w:lang w:val="en-US"/>
        </w:rPr>
      </w:pPr>
    </w:p>
    <w:p w:rsidR="00583051" w:rsidRDefault="007B76CE" w14:paraId="00000480"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Nielsen, J.</w:t>
      </w:r>
      <w:r w:rsidRPr="007B76CE">
        <w:rPr>
          <w:rFonts w:ascii="Times New Roman" w:hAnsi="Times New Roman" w:eastAsia="Times New Roman" w:cs="Times New Roman"/>
          <w:b/>
          <w:sz w:val="24"/>
          <w:szCs w:val="24"/>
          <w:lang w:val="en-US"/>
        </w:rPr>
        <w:t xml:space="preserve"> Usability engineering</w:t>
      </w:r>
      <w:r w:rsidRPr="007B76CE">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San Francisco: Morgan Kaufmann, 1993.</w:t>
      </w:r>
    </w:p>
    <w:p w:rsidR="00583051" w:rsidRDefault="00583051" w14:paraId="00000481" w14:textId="77777777">
      <w:pPr>
        <w:spacing w:line="240" w:lineRule="auto"/>
        <w:jc w:val="both"/>
        <w:rPr>
          <w:rFonts w:ascii="Times New Roman" w:hAnsi="Times New Roman" w:eastAsia="Times New Roman" w:cs="Times New Roman"/>
          <w:sz w:val="24"/>
          <w:szCs w:val="24"/>
        </w:rPr>
      </w:pPr>
    </w:p>
    <w:p w:rsidR="00583051" w:rsidRDefault="007B76CE" w14:paraId="00000482" w14:textId="77777777">
      <w:pPr>
        <w:spacing w:line="240" w:lineRule="auto"/>
        <w:jc w:val="both"/>
        <w:rPr>
          <w:rFonts w:ascii="Times New Roman" w:hAnsi="Times New Roman" w:eastAsia="Times New Roman" w:cs="Times New Roman"/>
          <w:color w:val="111111"/>
          <w:sz w:val="24"/>
          <w:szCs w:val="24"/>
          <w:highlight w:val="white"/>
        </w:rPr>
      </w:pPr>
      <w:r>
        <w:rPr>
          <w:rFonts w:ascii="Times New Roman" w:hAnsi="Times New Roman" w:eastAsia="Times New Roman" w:cs="Times New Roman"/>
          <w:color w:val="111111"/>
          <w:sz w:val="24"/>
          <w:szCs w:val="24"/>
          <w:highlight w:val="white"/>
        </w:rPr>
        <w:t xml:space="preserve">Oliveira, H, C. </w:t>
      </w:r>
      <w:r>
        <w:rPr>
          <w:rFonts w:ascii="Times New Roman" w:hAnsi="Times New Roman" w:eastAsia="Times New Roman" w:cs="Times New Roman"/>
          <w:b/>
          <w:color w:val="111111"/>
          <w:sz w:val="24"/>
          <w:szCs w:val="24"/>
          <w:highlight w:val="white"/>
        </w:rPr>
        <w:t xml:space="preserve">JPA Eficaz: As melhores práticas de persistência de dados em Java. </w:t>
      </w:r>
      <w:r>
        <w:rPr>
          <w:rFonts w:ascii="Times New Roman" w:hAnsi="Times New Roman" w:eastAsia="Times New Roman" w:cs="Times New Roman"/>
          <w:color w:val="111111"/>
          <w:sz w:val="24"/>
          <w:szCs w:val="24"/>
          <w:highlight w:val="white"/>
        </w:rPr>
        <w:t>São Paulo: Casa do código, 2014.</w:t>
      </w:r>
    </w:p>
    <w:p w:rsidR="00583051" w:rsidRDefault="00583051" w14:paraId="00000483" w14:textId="77777777">
      <w:pPr>
        <w:spacing w:line="240" w:lineRule="auto"/>
        <w:jc w:val="both"/>
        <w:rPr>
          <w:rFonts w:ascii="Times New Roman" w:hAnsi="Times New Roman" w:eastAsia="Times New Roman" w:cs="Times New Roman"/>
          <w:sz w:val="24"/>
          <w:szCs w:val="24"/>
        </w:rPr>
      </w:pPr>
    </w:p>
    <w:p w:rsidR="00583051" w:rsidRDefault="007B76CE" w14:paraId="00000484"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Orofino, M. A. R. </w:t>
      </w:r>
      <w:r>
        <w:rPr>
          <w:rFonts w:ascii="Times New Roman" w:hAnsi="Times New Roman" w:eastAsia="Times New Roman" w:cs="Times New Roman"/>
          <w:b/>
          <w:sz w:val="24"/>
          <w:szCs w:val="24"/>
        </w:rPr>
        <w:t xml:space="preserve">Técnicas de criação do conhecimento no desenvolvimento de modelos de negócio. </w:t>
      </w:r>
      <w:r>
        <w:rPr>
          <w:rFonts w:ascii="Times New Roman" w:hAnsi="Times New Roman" w:eastAsia="Times New Roman" w:cs="Times New Roman"/>
          <w:sz w:val="24"/>
          <w:szCs w:val="24"/>
        </w:rPr>
        <w:t>233 p. Dissertação (Mestrado). Centro Tecnológico, Programa de PósGraduação em Engenharia e Gestão do Conhecimento., Universidade Federal de Santa Catarina. 2011.</w:t>
      </w:r>
    </w:p>
    <w:p w:rsidR="00583051" w:rsidRDefault="00583051" w14:paraId="00000485" w14:textId="77777777">
      <w:pPr>
        <w:spacing w:line="240" w:lineRule="auto"/>
        <w:jc w:val="both"/>
        <w:rPr>
          <w:rFonts w:ascii="Times New Roman" w:hAnsi="Times New Roman" w:eastAsia="Times New Roman" w:cs="Times New Roman"/>
          <w:sz w:val="24"/>
          <w:szCs w:val="24"/>
        </w:rPr>
      </w:pPr>
    </w:p>
    <w:p w:rsidRPr="007B76CE" w:rsidR="00583051" w:rsidRDefault="007B76CE" w14:paraId="00000486" w14:textId="77777777">
      <w:pPr>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 xml:space="preserve">Osterwalder; A. </w:t>
      </w:r>
      <w:r>
        <w:rPr>
          <w:rFonts w:ascii="Times New Roman" w:hAnsi="Times New Roman" w:eastAsia="Times New Roman" w:cs="Times New Roman"/>
          <w:b/>
          <w:sz w:val="24"/>
          <w:szCs w:val="24"/>
        </w:rPr>
        <w:t>Business Model Generation: Inovação em Modelos de Negócios.</w:t>
      </w:r>
      <w:r>
        <w:rPr>
          <w:rFonts w:ascii="Times New Roman" w:hAnsi="Times New Roman" w:eastAsia="Times New Roman" w:cs="Times New Roman"/>
          <w:sz w:val="24"/>
          <w:szCs w:val="24"/>
        </w:rPr>
        <w:t xml:space="preserve"> </w:t>
      </w:r>
      <w:r w:rsidRPr="007B76CE">
        <w:rPr>
          <w:rFonts w:ascii="Times New Roman" w:hAnsi="Times New Roman" w:eastAsia="Times New Roman" w:cs="Times New Roman"/>
          <w:sz w:val="24"/>
          <w:szCs w:val="24"/>
          <w:lang w:val="en-US"/>
        </w:rPr>
        <w:t>Rio de Janeiro: Alta Books, 2011.</w:t>
      </w:r>
    </w:p>
    <w:p w:rsidRPr="007B76CE" w:rsidR="00583051" w:rsidRDefault="00583051" w14:paraId="00000487" w14:textId="77777777">
      <w:pPr>
        <w:spacing w:line="240" w:lineRule="auto"/>
        <w:jc w:val="both"/>
        <w:rPr>
          <w:rFonts w:ascii="Times New Roman" w:hAnsi="Times New Roman" w:eastAsia="Times New Roman" w:cs="Times New Roman"/>
          <w:sz w:val="24"/>
          <w:szCs w:val="24"/>
          <w:lang w:val="en-US"/>
        </w:rPr>
      </w:pPr>
    </w:p>
    <w:p w:rsidR="00583051" w:rsidRDefault="007B76CE" w14:paraId="00000488"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 xml:space="preserve">Phan, H. </w:t>
      </w:r>
      <w:r w:rsidRPr="007B76CE">
        <w:rPr>
          <w:rFonts w:ascii="Times New Roman" w:hAnsi="Times New Roman" w:eastAsia="Times New Roman" w:cs="Times New Roman"/>
          <w:b/>
          <w:sz w:val="24"/>
          <w:szCs w:val="24"/>
          <w:lang w:val="en-US"/>
        </w:rPr>
        <w:t>Full Stack Mobile App with Ionic Framework.</w:t>
      </w:r>
      <w:r w:rsidRPr="007B76CE">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Estados Unidos: Editora Hoc Phan, 2014.</w:t>
      </w:r>
    </w:p>
    <w:p w:rsidR="00583051" w:rsidRDefault="00583051" w14:paraId="00000489" w14:textId="77777777">
      <w:pPr>
        <w:spacing w:line="240" w:lineRule="auto"/>
        <w:jc w:val="both"/>
        <w:rPr>
          <w:rFonts w:ascii="Times New Roman" w:hAnsi="Times New Roman" w:eastAsia="Times New Roman" w:cs="Times New Roman"/>
          <w:sz w:val="24"/>
          <w:szCs w:val="24"/>
        </w:rPr>
      </w:pPr>
    </w:p>
    <w:p w:rsidR="00583051" w:rsidRDefault="007B76CE" w14:paraId="0000048A"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Pereira, S. J. </w:t>
      </w:r>
      <w:r>
        <w:rPr>
          <w:rFonts w:ascii="Times New Roman" w:hAnsi="Times New Roman" w:eastAsia="Times New Roman" w:cs="Times New Roman"/>
          <w:b/>
          <w:sz w:val="24"/>
          <w:szCs w:val="24"/>
        </w:rPr>
        <w:t>Gestão e Análise de Risco de Crédito.</w:t>
      </w:r>
      <w:r>
        <w:rPr>
          <w:rFonts w:ascii="Times New Roman" w:hAnsi="Times New Roman" w:eastAsia="Times New Roman" w:cs="Times New Roman"/>
          <w:sz w:val="24"/>
          <w:szCs w:val="24"/>
        </w:rPr>
        <w:t xml:space="preserve"> 4a ed. São Paulo: Atlas, 2000.</w:t>
      </w:r>
    </w:p>
    <w:p w:rsidR="00583051" w:rsidRDefault="00583051" w14:paraId="0000048B" w14:textId="77777777">
      <w:pPr>
        <w:spacing w:line="240" w:lineRule="auto"/>
        <w:jc w:val="both"/>
        <w:rPr>
          <w:rFonts w:ascii="Times New Roman" w:hAnsi="Times New Roman" w:eastAsia="Times New Roman" w:cs="Times New Roman"/>
          <w:sz w:val="24"/>
          <w:szCs w:val="24"/>
        </w:rPr>
      </w:pPr>
    </w:p>
    <w:p w:rsidRPr="007B76CE" w:rsidR="00583051" w:rsidRDefault="007B76CE" w14:paraId="0000048C" w14:textId="77777777">
      <w:pPr>
        <w:spacing w:line="240" w:lineRule="auto"/>
        <w:jc w:val="both"/>
        <w:rPr>
          <w:rFonts w:ascii="Times New Roman" w:hAnsi="Times New Roman" w:eastAsia="Times New Roman" w:cs="Times New Roman"/>
          <w:sz w:val="24"/>
          <w:szCs w:val="24"/>
          <w:lang w:val="en-US"/>
        </w:rPr>
      </w:pPr>
      <w:r w:rsidRPr="007B76CE">
        <w:rPr>
          <w:rFonts w:ascii="Times New Roman" w:hAnsi="Times New Roman" w:eastAsia="Times New Roman" w:cs="Times New Roman"/>
          <w:sz w:val="24"/>
          <w:szCs w:val="24"/>
          <w:lang w:val="en-US"/>
        </w:rPr>
        <w:t xml:space="preserve">Peres, R. </w:t>
      </w:r>
      <w:r w:rsidRPr="007B76CE">
        <w:rPr>
          <w:rFonts w:ascii="Times New Roman" w:hAnsi="Times New Roman" w:eastAsia="Times New Roman" w:cs="Times New Roman"/>
          <w:b/>
          <w:color w:val="111111"/>
          <w:sz w:val="24"/>
          <w:szCs w:val="24"/>
          <w:lang w:val="en-US"/>
        </w:rPr>
        <w:t xml:space="preserve">Mastering ASP.NET Core 2.0. </w:t>
      </w:r>
      <w:r w:rsidRPr="007B76CE">
        <w:rPr>
          <w:rFonts w:ascii="Times New Roman" w:hAnsi="Times New Roman" w:eastAsia="Times New Roman" w:cs="Times New Roman"/>
          <w:color w:val="111111"/>
          <w:sz w:val="24"/>
          <w:szCs w:val="24"/>
          <w:lang w:val="en-US"/>
        </w:rPr>
        <w:t>Birmingham:</w:t>
      </w:r>
      <w:r w:rsidRPr="007B76CE">
        <w:rPr>
          <w:rFonts w:ascii="Times New Roman" w:hAnsi="Times New Roman" w:eastAsia="Times New Roman" w:cs="Times New Roman"/>
          <w:b/>
          <w:color w:val="111111"/>
          <w:sz w:val="24"/>
          <w:szCs w:val="24"/>
          <w:lang w:val="en-US"/>
        </w:rPr>
        <w:t xml:space="preserve"> </w:t>
      </w:r>
      <w:proofErr w:type="spellStart"/>
      <w:r w:rsidRPr="007B76CE">
        <w:rPr>
          <w:rFonts w:ascii="Times New Roman" w:hAnsi="Times New Roman" w:eastAsia="Times New Roman" w:cs="Times New Roman"/>
          <w:sz w:val="24"/>
          <w:szCs w:val="24"/>
          <w:highlight w:val="white"/>
          <w:lang w:val="en-US"/>
        </w:rPr>
        <w:t>Packt</w:t>
      </w:r>
      <w:proofErr w:type="spellEnd"/>
      <w:r w:rsidRPr="007B76CE">
        <w:rPr>
          <w:rFonts w:ascii="Times New Roman" w:hAnsi="Times New Roman" w:eastAsia="Times New Roman" w:cs="Times New Roman"/>
          <w:sz w:val="24"/>
          <w:szCs w:val="24"/>
          <w:highlight w:val="white"/>
          <w:lang w:val="en-US"/>
        </w:rPr>
        <w:t xml:space="preserve"> Publishing, 2017.</w:t>
      </w:r>
    </w:p>
    <w:p w:rsidRPr="007B76CE" w:rsidR="00583051" w:rsidRDefault="00583051" w14:paraId="0000048D"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8E" w14:textId="77777777">
      <w:pPr>
        <w:shd w:val="clear" w:color="auto" w:fill="FFFFFF"/>
        <w:spacing w:line="406" w:lineRule="auto"/>
        <w:jc w:val="both"/>
        <w:rPr>
          <w:rFonts w:ascii="Times New Roman" w:hAnsi="Times New Roman" w:eastAsia="Times New Roman" w:cs="Times New Roman"/>
          <w:sz w:val="24"/>
          <w:szCs w:val="24"/>
          <w:lang w:val="en-US"/>
        </w:rPr>
      </w:pPr>
      <w:proofErr w:type="gramStart"/>
      <w:r w:rsidRPr="007B76CE">
        <w:rPr>
          <w:rFonts w:ascii="Times New Roman" w:hAnsi="Times New Roman" w:eastAsia="Times New Roman" w:cs="Times New Roman"/>
          <w:sz w:val="24"/>
          <w:szCs w:val="24"/>
          <w:lang w:val="en-US"/>
        </w:rPr>
        <w:t xml:space="preserve">Pressman,  </w:t>
      </w:r>
      <w:r w:rsidRPr="007B76CE">
        <w:rPr>
          <w:rFonts w:ascii="Times New Roman" w:hAnsi="Times New Roman" w:eastAsia="Times New Roman" w:cs="Times New Roman"/>
          <w:b/>
          <w:sz w:val="24"/>
          <w:szCs w:val="24"/>
          <w:lang w:val="en-US"/>
        </w:rPr>
        <w:t>R.</w:t>
      </w:r>
      <w:proofErr w:type="gramEnd"/>
      <w:r w:rsidRPr="007B76CE">
        <w:rPr>
          <w:rFonts w:ascii="Times New Roman" w:hAnsi="Times New Roman" w:eastAsia="Times New Roman" w:cs="Times New Roman"/>
          <w:b/>
          <w:sz w:val="24"/>
          <w:szCs w:val="24"/>
          <w:lang w:val="en-US"/>
        </w:rPr>
        <w:t xml:space="preserve"> S. Software Engineering  - A practitioner's  approach.</w:t>
      </w:r>
      <w:r w:rsidRPr="007B76CE">
        <w:rPr>
          <w:rFonts w:ascii="Times New Roman" w:hAnsi="Times New Roman" w:eastAsia="Times New Roman" w:cs="Times New Roman"/>
          <w:sz w:val="24"/>
          <w:szCs w:val="24"/>
          <w:lang w:val="en-US"/>
        </w:rPr>
        <w:t xml:space="preserve"> 4ª </w:t>
      </w:r>
      <w:proofErr w:type="spellStart"/>
      <w:r w:rsidRPr="007B76CE">
        <w:rPr>
          <w:rFonts w:ascii="Times New Roman" w:hAnsi="Times New Roman" w:eastAsia="Times New Roman" w:cs="Times New Roman"/>
          <w:sz w:val="24"/>
          <w:szCs w:val="24"/>
          <w:lang w:val="en-US"/>
        </w:rPr>
        <w:t>Edição</w:t>
      </w:r>
      <w:proofErr w:type="spellEnd"/>
      <w:r w:rsidRPr="007B76CE">
        <w:rPr>
          <w:rFonts w:ascii="Times New Roman" w:hAnsi="Times New Roman" w:eastAsia="Times New Roman" w:cs="Times New Roman"/>
          <w:sz w:val="24"/>
          <w:szCs w:val="24"/>
          <w:lang w:val="en-US"/>
        </w:rPr>
        <w:t>, McGraw-Hill, 1997.</w:t>
      </w:r>
    </w:p>
    <w:p w:rsidRPr="007B76CE" w:rsidR="00583051" w:rsidRDefault="00583051" w14:paraId="0000048F"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90" w14:textId="77777777">
      <w:pPr>
        <w:spacing w:line="240" w:lineRule="auto"/>
        <w:jc w:val="both"/>
        <w:rPr>
          <w:rFonts w:ascii="Times New Roman" w:hAnsi="Times New Roman" w:eastAsia="Times New Roman" w:cs="Times New Roman"/>
          <w:sz w:val="24"/>
          <w:szCs w:val="24"/>
          <w:lang w:val="en-US"/>
        </w:rPr>
      </w:pPr>
      <w:r w:rsidRPr="007B76CE">
        <w:rPr>
          <w:rFonts w:ascii="Times New Roman" w:hAnsi="Times New Roman" w:eastAsia="Times New Roman" w:cs="Times New Roman"/>
          <w:sz w:val="24"/>
          <w:szCs w:val="24"/>
          <w:lang w:val="en-US"/>
        </w:rPr>
        <w:t>Rajput, Dinesh.</w:t>
      </w:r>
      <w:r w:rsidRPr="007B76CE">
        <w:rPr>
          <w:rFonts w:ascii="Times New Roman" w:hAnsi="Times New Roman" w:eastAsia="Times New Roman" w:cs="Times New Roman"/>
          <w:b/>
          <w:sz w:val="24"/>
          <w:szCs w:val="24"/>
          <w:lang w:val="en-US"/>
        </w:rPr>
        <w:t xml:space="preserve"> Mastering Spring Boot 2.0. </w:t>
      </w:r>
      <w:r w:rsidRPr="007B76CE">
        <w:rPr>
          <w:rFonts w:ascii="Times New Roman" w:hAnsi="Times New Roman" w:eastAsia="Times New Roman" w:cs="Times New Roman"/>
          <w:sz w:val="24"/>
          <w:szCs w:val="24"/>
          <w:lang w:val="en-US"/>
        </w:rPr>
        <w:t xml:space="preserve">Birmingham: </w:t>
      </w:r>
      <w:proofErr w:type="spellStart"/>
      <w:r w:rsidRPr="007B76CE">
        <w:rPr>
          <w:rFonts w:ascii="Times New Roman" w:hAnsi="Times New Roman" w:eastAsia="Times New Roman" w:cs="Times New Roman"/>
          <w:sz w:val="24"/>
          <w:szCs w:val="24"/>
          <w:lang w:val="en-US"/>
        </w:rPr>
        <w:t>Packt</w:t>
      </w:r>
      <w:proofErr w:type="spellEnd"/>
      <w:r w:rsidRPr="007B76CE">
        <w:rPr>
          <w:rFonts w:ascii="Times New Roman" w:hAnsi="Times New Roman" w:eastAsia="Times New Roman" w:cs="Times New Roman"/>
          <w:sz w:val="24"/>
          <w:szCs w:val="24"/>
          <w:lang w:val="en-US"/>
        </w:rPr>
        <w:t xml:space="preserve"> Publishing, 2018.</w:t>
      </w:r>
    </w:p>
    <w:p w:rsidRPr="007B76CE" w:rsidR="00583051" w:rsidRDefault="00583051" w14:paraId="00000491" w14:textId="77777777">
      <w:pPr>
        <w:spacing w:line="240" w:lineRule="auto"/>
        <w:jc w:val="both"/>
        <w:rPr>
          <w:rFonts w:ascii="Times New Roman" w:hAnsi="Times New Roman" w:eastAsia="Times New Roman" w:cs="Times New Roman"/>
          <w:sz w:val="24"/>
          <w:szCs w:val="24"/>
          <w:lang w:val="en-US"/>
        </w:rPr>
      </w:pPr>
    </w:p>
    <w:p w:rsidR="00583051" w:rsidRDefault="007B76CE" w14:paraId="00000492"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Reynolds, M. S.</w:t>
      </w:r>
      <w:r w:rsidRPr="007B76CE">
        <w:rPr>
          <w:rFonts w:ascii="Times New Roman" w:hAnsi="Times New Roman" w:eastAsia="Times New Roman" w:cs="Times New Roman"/>
          <w:b/>
          <w:sz w:val="24"/>
          <w:szCs w:val="24"/>
          <w:lang w:val="en-US"/>
        </w:rPr>
        <w:t xml:space="preserve"> Principles of information systems. </w:t>
      </w:r>
      <w:r>
        <w:rPr>
          <w:rFonts w:ascii="Times New Roman" w:hAnsi="Times New Roman" w:eastAsia="Times New Roman" w:cs="Times New Roman"/>
          <w:sz w:val="24"/>
          <w:szCs w:val="24"/>
        </w:rPr>
        <w:t>Boston: Cengage Learning, 2018.</w:t>
      </w:r>
    </w:p>
    <w:p w:rsidR="00583051" w:rsidRDefault="00583051" w14:paraId="00000493" w14:textId="77777777">
      <w:pPr>
        <w:spacing w:line="240" w:lineRule="auto"/>
        <w:jc w:val="both"/>
        <w:rPr>
          <w:rFonts w:ascii="Times New Roman" w:hAnsi="Times New Roman" w:eastAsia="Times New Roman" w:cs="Times New Roman"/>
          <w:sz w:val="24"/>
          <w:szCs w:val="24"/>
        </w:rPr>
      </w:pPr>
    </w:p>
    <w:p w:rsidR="00583051" w:rsidRDefault="007B76CE" w14:paraId="00000494"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Rocha, H. V; Baranauskas, M. C. C. </w:t>
      </w:r>
      <w:r>
        <w:rPr>
          <w:rFonts w:ascii="Times New Roman" w:hAnsi="Times New Roman" w:eastAsia="Times New Roman" w:cs="Times New Roman"/>
          <w:b/>
          <w:sz w:val="24"/>
          <w:szCs w:val="24"/>
        </w:rPr>
        <w:t xml:space="preserve">Design e avaliação de interfaces humano-computador. </w:t>
      </w:r>
      <w:r>
        <w:rPr>
          <w:rFonts w:ascii="Times New Roman" w:hAnsi="Times New Roman" w:eastAsia="Times New Roman" w:cs="Times New Roman"/>
          <w:sz w:val="24"/>
          <w:szCs w:val="24"/>
        </w:rPr>
        <w:t xml:space="preserve">Campinas: Unicamp, </w:t>
      </w:r>
      <w:r>
        <w:rPr>
          <w:rFonts w:ascii="Times New Roman" w:hAnsi="Times New Roman" w:eastAsia="Times New Roman" w:cs="Times New Roman"/>
          <w:color w:val="212529"/>
          <w:sz w:val="24"/>
          <w:szCs w:val="24"/>
          <w:highlight w:val="white"/>
        </w:rPr>
        <w:t>2003</w:t>
      </w:r>
    </w:p>
    <w:p w:rsidR="00583051" w:rsidRDefault="00583051" w14:paraId="00000495" w14:textId="77777777">
      <w:pPr>
        <w:spacing w:line="240" w:lineRule="auto"/>
        <w:jc w:val="both"/>
        <w:rPr>
          <w:rFonts w:ascii="Times New Roman" w:hAnsi="Times New Roman" w:eastAsia="Times New Roman" w:cs="Times New Roman"/>
          <w:color w:val="111111"/>
          <w:sz w:val="24"/>
          <w:szCs w:val="24"/>
        </w:rPr>
      </w:pPr>
    </w:p>
    <w:p w:rsidR="00583051" w:rsidRDefault="007B76CE" w14:paraId="00000496"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Santos, J. O.</w:t>
      </w:r>
      <w:r>
        <w:rPr>
          <w:rFonts w:ascii="Times New Roman" w:hAnsi="Times New Roman" w:eastAsia="Times New Roman" w:cs="Times New Roman"/>
          <w:b/>
          <w:sz w:val="24"/>
          <w:szCs w:val="24"/>
        </w:rPr>
        <w:t xml:space="preserve"> Análise de crédito. </w:t>
      </w:r>
      <w:r>
        <w:rPr>
          <w:rFonts w:ascii="Times New Roman" w:hAnsi="Times New Roman" w:eastAsia="Times New Roman" w:cs="Times New Roman"/>
          <w:sz w:val="24"/>
          <w:szCs w:val="24"/>
        </w:rPr>
        <w:t>6. ed. São Paulo: Atlas, 2015.</w:t>
      </w:r>
    </w:p>
    <w:p w:rsidR="00583051" w:rsidRDefault="00583051" w14:paraId="00000497" w14:textId="77777777">
      <w:pPr>
        <w:spacing w:line="240" w:lineRule="auto"/>
        <w:jc w:val="both"/>
        <w:rPr>
          <w:rFonts w:ascii="Times New Roman" w:hAnsi="Times New Roman" w:eastAsia="Times New Roman" w:cs="Times New Roman"/>
          <w:sz w:val="24"/>
          <w:szCs w:val="24"/>
        </w:rPr>
      </w:pPr>
    </w:p>
    <w:p w:rsidR="00583051" w:rsidRDefault="007B76CE" w14:paraId="00000498" w14:textId="77777777">
      <w:pPr>
        <w:pBdr>
          <w:top w:val="none" w:color="000000" w:sz="0" w:space="0"/>
          <w:left w:val="none" w:color="000000" w:sz="0" w:space="0"/>
          <w:bottom w:val="none" w:color="000000" w:sz="0" w:space="0"/>
          <w:right w:val="none" w:color="000000" w:sz="0" w:space="0"/>
          <w:between w:val="none" w:color="000000" w:sz="0" w:space="0"/>
        </w:pBdr>
        <w:shd w:val="clear" w:color="auto" w:fill="FFFFFF"/>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Saudate, A.</w:t>
      </w:r>
      <w:r>
        <w:rPr>
          <w:rFonts w:ascii="Times New Roman" w:hAnsi="Times New Roman" w:eastAsia="Times New Roman" w:cs="Times New Roman"/>
          <w:b/>
          <w:sz w:val="24"/>
          <w:szCs w:val="24"/>
        </w:rPr>
        <w:t xml:space="preserve"> SOA aplicado: Integrando com web services e além. </w:t>
      </w:r>
      <w:r>
        <w:rPr>
          <w:rFonts w:ascii="Times New Roman" w:hAnsi="Times New Roman" w:eastAsia="Times New Roman" w:cs="Times New Roman"/>
          <w:sz w:val="24"/>
          <w:szCs w:val="24"/>
        </w:rPr>
        <w:t>São Paulo: Casa do código, 2014.</w:t>
      </w:r>
    </w:p>
    <w:p w:rsidR="00583051" w:rsidRDefault="00583051" w14:paraId="00000499" w14:textId="77777777">
      <w:pPr>
        <w:spacing w:line="240" w:lineRule="auto"/>
        <w:jc w:val="both"/>
        <w:rPr>
          <w:rFonts w:ascii="Times New Roman" w:hAnsi="Times New Roman" w:eastAsia="Times New Roman" w:cs="Times New Roman"/>
          <w:sz w:val="24"/>
          <w:szCs w:val="24"/>
        </w:rPr>
      </w:pPr>
    </w:p>
    <w:p w:rsidR="00583051" w:rsidRDefault="007B76CE" w14:paraId="0000049A"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Sebrae. </w:t>
      </w:r>
      <w:r>
        <w:rPr>
          <w:rFonts w:ascii="Times New Roman" w:hAnsi="Times New Roman" w:eastAsia="Times New Roman" w:cs="Times New Roman"/>
          <w:b/>
          <w:sz w:val="24"/>
          <w:szCs w:val="24"/>
        </w:rPr>
        <w:t xml:space="preserve">Cartilha: O quadro de Modelo de Negócios. </w:t>
      </w:r>
      <w:r>
        <w:rPr>
          <w:rFonts w:ascii="Times New Roman" w:hAnsi="Times New Roman" w:eastAsia="Times New Roman" w:cs="Times New Roman"/>
          <w:sz w:val="24"/>
          <w:szCs w:val="24"/>
        </w:rPr>
        <w:t>Disponível em: &lt;https://www.sebrae.com.br/sites/PortalSebrae/bis/quadro-de-modelo-de-negocios-para-criar-recriar-e-inovar,a6df0cc7f4217410VgnVCM2000003c74010aRCRD&gt;</w:t>
      </w:r>
    </w:p>
    <w:p w:rsidR="00583051" w:rsidRDefault="007B76CE" w14:paraId="0000049B"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Acesso em: Março de 2020.</w:t>
      </w:r>
    </w:p>
    <w:p w:rsidR="00583051" w:rsidRDefault="00583051" w14:paraId="0000049C" w14:textId="77777777">
      <w:pPr>
        <w:spacing w:line="240" w:lineRule="auto"/>
        <w:jc w:val="both"/>
        <w:rPr>
          <w:rFonts w:ascii="Times New Roman" w:hAnsi="Times New Roman" w:eastAsia="Times New Roman" w:cs="Times New Roman"/>
          <w:sz w:val="24"/>
          <w:szCs w:val="24"/>
        </w:rPr>
      </w:pPr>
    </w:p>
    <w:p w:rsidR="00583051" w:rsidRDefault="007B76CE" w14:paraId="0000049D"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Silva, J. P. </w:t>
      </w:r>
      <w:r>
        <w:rPr>
          <w:rFonts w:ascii="Times New Roman" w:hAnsi="Times New Roman" w:eastAsia="Times New Roman" w:cs="Times New Roman"/>
          <w:b/>
          <w:sz w:val="24"/>
          <w:szCs w:val="24"/>
        </w:rPr>
        <w:t>Análise e Decisão de Crédito.</w:t>
      </w:r>
      <w:r>
        <w:rPr>
          <w:rFonts w:ascii="Times New Roman" w:hAnsi="Times New Roman" w:eastAsia="Times New Roman" w:cs="Times New Roman"/>
          <w:sz w:val="24"/>
          <w:szCs w:val="24"/>
        </w:rPr>
        <w:t xml:space="preserve"> São Paulo: Atlas, 1988.</w:t>
      </w:r>
    </w:p>
    <w:p w:rsidR="00583051" w:rsidRDefault="00583051" w14:paraId="0000049E" w14:textId="77777777">
      <w:pPr>
        <w:spacing w:line="240" w:lineRule="auto"/>
        <w:jc w:val="both"/>
        <w:rPr>
          <w:rFonts w:ascii="Times New Roman" w:hAnsi="Times New Roman" w:eastAsia="Times New Roman" w:cs="Times New Roman"/>
          <w:sz w:val="24"/>
          <w:szCs w:val="24"/>
        </w:rPr>
      </w:pPr>
    </w:p>
    <w:p w:rsidR="00583051" w:rsidRDefault="007B76CE" w14:paraId="0000049F" w14:textId="77777777">
      <w:pPr>
        <w:pBdr>
          <w:top w:val="none" w:color="000000" w:sz="0" w:space="0"/>
          <w:left w:val="none" w:color="000000" w:sz="0" w:space="0"/>
          <w:bottom w:val="none" w:color="000000" w:sz="0" w:space="0"/>
          <w:right w:val="none" w:color="000000" w:sz="0" w:space="0"/>
          <w:between w:val="none" w:color="000000" w:sz="0" w:space="0"/>
        </w:pBdr>
        <w:shd w:val="clear" w:color="auto" w:fill="FFFFFF"/>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Silveira; et al.</w:t>
      </w:r>
      <w:r>
        <w:rPr>
          <w:rFonts w:ascii="Times New Roman" w:hAnsi="Times New Roman" w:eastAsia="Times New Roman" w:cs="Times New Roman"/>
          <w:color w:val="222222"/>
          <w:sz w:val="24"/>
          <w:szCs w:val="24"/>
          <w:highlight w:val="white"/>
        </w:rPr>
        <w:t xml:space="preserve"> </w:t>
      </w:r>
      <w:r>
        <w:rPr>
          <w:rFonts w:ascii="Times New Roman" w:hAnsi="Times New Roman" w:eastAsia="Times New Roman" w:cs="Times New Roman"/>
          <w:b/>
          <w:sz w:val="24"/>
          <w:szCs w:val="24"/>
        </w:rPr>
        <w:t xml:space="preserve">Introdução à Arquitetura de Design de Software. </w:t>
      </w:r>
      <w:r>
        <w:rPr>
          <w:rFonts w:ascii="Times New Roman" w:hAnsi="Times New Roman" w:eastAsia="Times New Roman" w:cs="Times New Roman"/>
          <w:sz w:val="24"/>
          <w:szCs w:val="24"/>
        </w:rPr>
        <w:t>Rio de Janeiro: Elsevier, 2012.</w:t>
      </w:r>
    </w:p>
    <w:p w:rsidR="00583051" w:rsidRDefault="00583051" w14:paraId="000004A0" w14:textId="77777777">
      <w:pPr>
        <w:spacing w:line="240" w:lineRule="auto"/>
        <w:jc w:val="both"/>
        <w:rPr>
          <w:rFonts w:ascii="Times New Roman" w:hAnsi="Times New Roman" w:eastAsia="Times New Roman" w:cs="Times New Roman"/>
          <w:sz w:val="24"/>
          <w:szCs w:val="24"/>
        </w:rPr>
      </w:pPr>
    </w:p>
    <w:p w:rsidRPr="007B76CE" w:rsidR="00583051" w:rsidRDefault="007B76CE" w14:paraId="000004A1" w14:textId="77777777">
      <w:pPr>
        <w:spacing w:line="240" w:lineRule="auto"/>
        <w:jc w:val="both"/>
        <w:rPr>
          <w:rFonts w:ascii="Times New Roman" w:hAnsi="Times New Roman" w:eastAsia="Times New Roman" w:cs="Times New Roman"/>
          <w:color w:val="111111"/>
          <w:sz w:val="24"/>
          <w:szCs w:val="24"/>
          <w:lang w:val="en-US"/>
        </w:rPr>
      </w:pPr>
      <w:r>
        <w:rPr>
          <w:rFonts w:ascii="Times New Roman" w:hAnsi="Times New Roman" w:eastAsia="Times New Roman" w:cs="Times New Roman"/>
          <w:color w:val="111111"/>
          <w:sz w:val="24"/>
          <w:szCs w:val="24"/>
        </w:rPr>
        <w:t>Schildt, Herbert.</w:t>
      </w:r>
      <w:r>
        <w:rPr>
          <w:rFonts w:ascii="Times New Roman" w:hAnsi="Times New Roman" w:eastAsia="Times New Roman" w:cs="Times New Roman"/>
          <w:b/>
          <w:color w:val="111111"/>
          <w:sz w:val="24"/>
          <w:szCs w:val="24"/>
        </w:rPr>
        <w:t xml:space="preserve"> Java para Iniciantes: Crie, Compile e Execute Programas Java Rapidamente.</w:t>
      </w:r>
      <w:r>
        <w:rPr>
          <w:rFonts w:ascii="Times New Roman" w:hAnsi="Times New Roman" w:eastAsia="Times New Roman" w:cs="Times New Roman"/>
          <w:color w:val="111111"/>
          <w:sz w:val="24"/>
          <w:szCs w:val="24"/>
        </w:rPr>
        <w:t xml:space="preserve"> </w:t>
      </w:r>
      <w:r w:rsidRPr="007B76CE">
        <w:rPr>
          <w:rFonts w:ascii="Times New Roman" w:hAnsi="Times New Roman" w:eastAsia="Times New Roman" w:cs="Times New Roman"/>
          <w:color w:val="111111"/>
          <w:sz w:val="24"/>
          <w:szCs w:val="24"/>
          <w:lang w:val="en-US"/>
        </w:rPr>
        <w:t>6. ed.  Porto Alegre: Bookman, 2015.</w:t>
      </w:r>
    </w:p>
    <w:p w:rsidRPr="007B76CE" w:rsidR="00583051" w:rsidRDefault="00583051" w14:paraId="000004A2" w14:textId="77777777">
      <w:pPr>
        <w:spacing w:line="240" w:lineRule="auto"/>
        <w:jc w:val="both"/>
        <w:rPr>
          <w:rFonts w:ascii="Times New Roman" w:hAnsi="Times New Roman" w:eastAsia="Times New Roman" w:cs="Times New Roman"/>
          <w:color w:val="111111"/>
          <w:sz w:val="24"/>
          <w:szCs w:val="24"/>
          <w:lang w:val="en-US"/>
        </w:rPr>
      </w:pPr>
    </w:p>
    <w:p w:rsidR="00583051" w:rsidRDefault="007B76CE" w14:paraId="000004A3" w14:textId="77777777">
      <w:pPr>
        <w:pStyle w:val="Heading1"/>
        <w:keepNext w:val="0"/>
        <w:keepLines w:val="0"/>
        <w:pBdr>
          <w:top w:val="none" w:color="000000" w:sz="0" w:space="0"/>
          <w:left w:val="none" w:color="000000" w:sz="0" w:space="0"/>
          <w:bottom w:val="none" w:color="000000" w:sz="0" w:space="0"/>
          <w:right w:val="none" w:color="000000" w:sz="0" w:space="0"/>
          <w:between w:val="none" w:color="000000" w:sz="0" w:space="0"/>
        </w:pBdr>
        <w:shd w:val="clear" w:color="auto" w:fill="FFFFFF"/>
        <w:spacing w:before="0" w:line="240" w:lineRule="auto"/>
        <w:jc w:val="both"/>
        <w:rPr>
          <w:rFonts w:eastAsia="Times New Roman" w:cs="Times New Roman"/>
          <w:color w:val="111111"/>
          <w:sz w:val="24"/>
          <w:szCs w:val="24"/>
        </w:rPr>
      </w:pPr>
      <w:bookmarkStart w:name="_heading=h.2pta16n" w:colFirst="0" w:colLast="0" w:id="222"/>
      <w:bookmarkEnd w:id="222"/>
      <w:proofErr w:type="spellStart"/>
      <w:r w:rsidRPr="007B76CE">
        <w:rPr>
          <w:rFonts w:eastAsia="Times New Roman" w:cs="Times New Roman"/>
          <w:color w:val="111111"/>
          <w:sz w:val="24"/>
          <w:szCs w:val="24"/>
          <w:lang w:val="en-US"/>
        </w:rPr>
        <w:t>Speth</w:t>
      </w:r>
      <w:proofErr w:type="spellEnd"/>
      <w:r w:rsidRPr="007B76CE">
        <w:rPr>
          <w:rFonts w:eastAsia="Times New Roman" w:cs="Times New Roman"/>
          <w:color w:val="111111"/>
          <w:sz w:val="24"/>
          <w:szCs w:val="24"/>
          <w:lang w:val="en-US"/>
        </w:rPr>
        <w:t>, C.</w:t>
      </w:r>
      <w:r w:rsidRPr="007B76CE">
        <w:rPr>
          <w:rFonts w:eastAsia="Times New Roman" w:cs="Times New Roman"/>
          <w:b w:val="0"/>
          <w:color w:val="111111"/>
          <w:sz w:val="24"/>
          <w:szCs w:val="24"/>
          <w:lang w:val="en-US"/>
        </w:rPr>
        <w:t xml:space="preserve"> The SWOT Analysis: A key tool for developing your business strategy. </w:t>
      </w:r>
      <w:r>
        <w:rPr>
          <w:rFonts w:eastAsia="Times New Roman" w:cs="Times New Roman"/>
          <w:color w:val="111111"/>
          <w:sz w:val="24"/>
          <w:szCs w:val="24"/>
        </w:rPr>
        <w:t>Nova York: 50Minutes.com, 2015</w:t>
      </w:r>
    </w:p>
    <w:p w:rsidR="00583051" w:rsidRDefault="00583051" w14:paraId="000004A4" w14:textId="77777777">
      <w:pPr>
        <w:spacing w:line="240" w:lineRule="auto"/>
        <w:jc w:val="both"/>
        <w:rPr>
          <w:rFonts w:ascii="Times New Roman" w:hAnsi="Times New Roman" w:eastAsia="Times New Roman" w:cs="Times New Roman"/>
          <w:sz w:val="24"/>
          <w:szCs w:val="24"/>
        </w:rPr>
      </w:pPr>
    </w:p>
    <w:p w:rsidRPr="007B76CE" w:rsidR="00583051" w:rsidRDefault="007B76CE" w14:paraId="000004A5" w14:textId="77777777">
      <w:pPr>
        <w:shd w:val="clear" w:color="auto" w:fill="FFFFFF"/>
        <w:spacing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Stallings, W.</w:t>
      </w:r>
      <w:r>
        <w:rPr>
          <w:rFonts w:ascii="Times New Roman" w:hAnsi="Times New Roman" w:eastAsia="Times New Roman" w:cs="Times New Roman"/>
          <w:b/>
          <w:sz w:val="24"/>
          <w:szCs w:val="24"/>
        </w:rPr>
        <w:t xml:space="preserve"> Redes  e sistemas de  comunicação de dados:  teorias e aplicações corporativas.</w:t>
      </w:r>
      <w:r>
        <w:rPr>
          <w:rFonts w:ascii="Times New Roman" w:hAnsi="Times New Roman" w:eastAsia="Times New Roman" w:cs="Times New Roman"/>
          <w:sz w:val="24"/>
          <w:szCs w:val="24"/>
        </w:rPr>
        <w:t xml:space="preserve"> </w:t>
      </w:r>
      <w:r w:rsidRPr="007B76CE">
        <w:rPr>
          <w:rFonts w:ascii="Times New Roman" w:hAnsi="Times New Roman" w:eastAsia="Times New Roman" w:cs="Times New Roman"/>
          <w:sz w:val="24"/>
          <w:szCs w:val="24"/>
          <w:lang w:val="en-US"/>
        </w:rPr>
        <w:t>5 ed. Rio de Janeiro: Elsevier, 2005.</w:t>
      </w:r>
    </w:p>
    <w:p w:rsidRPr="007B76CE" w:rsidR="00583051" w:rsidRDefault="00583051" w14:paraId="000004A6" w14:textId="77777777">
      <w:pPr>
        <w:spacing w:line="240" w:lineRule="auto"/>
        <w:jc w:val="both"/>
        <w:rPr>
          <w:rFonts w:ascii="Times New Roman" w:hAnsi="Times New Roman" w:eastAsia="Times New Roman" w:cs="Times New Roman"/>
          <w:sz w:val="24"/>
          <w:szCs w:val="24"/>
          <w:lang w:val="en-US"/>
        </w:rPr>
      </w:pPr>
    </w:p>
    <w:p w:rsidRPr="007B76CE" w:rsidR="00583051" w:rsidRDefault="007B76CE" w14:paraId="000004A7" w14:textId="77777777">
      <w:pPr>
        <w:spacing w:line="240" w:lineRule="auto"/>
        <w:jc w:val="both"/>
        <w:rPr>
          <w:rFonts w:ascii="Times New Roman" w:hAnsi="Times New Roman" w:eastAsia="Times New Roman" w:cs="Times New Roman"/>
          <w:sz w:val="24"/>
          <w:szCs w:val="24"/>
          <w:lang w:val="en-US"/>
        </w:rPr>
      </w:pPr>
      <w:r w:rsidRPr="007B76CE">
        <w:rPr>
          <w:rFonts w:ascii="Times New Roman" w:hAnsi="Times New Roman" w:eastAsia="Times New Roman" w:cs="Times New Roman"/>
          <w:sz w:val="24"/>
          <w:szCs w:val="24"/>
          <w:lang w:val="en-US"/>
        </w:rPr>
        <w:t xml:space="preserve">Walls, C. </w:t>
      </w:r>
      <w:r w:rsidRPr="007B76CE">
        <w:rPr>
          <w:rFonts w:ascii="Times New Roman" w:hAnsi="Times New Roman" w:eastAsia="Times New Roman" w:cs="Times New Roman"/>
          <w:b/>
          <w:sz w:val="24"/>
          <w:szCs w:val="24"/>
          <w:lang w:val="en-US"/>
        </w:rPr>
        <w:t>Spring in action</w:t>
      </w:r>
      <w:r w:rsidRPr="007B76CE">
        <w:rPr>
          <w:rFonts w:ascii="Times New Roman" w:hAnsi="Times New Roman" w:eastAsia="Times New Roman" w:cs="Times New Roman"/>
          <w:sz w:val="24"/>
          <w:szCs w:val="24"/>
          <w:lang w:val="en-US"/>
        </w:rPr>
        <w:t>. 5. ed. Nova York: Manning, 2019.</w:t>
      </w:r>
    </w:p>
    <w:p w:rsidRPr="007B76CE" w:rsidR="00583051" w:rsidRDefault="00583051" w14:paraId="000004A8" w14:textId="77777777">
      <w:pPr>
        <w:spacing w:line="240" w:lineRule="auto"/>
        <w:jc w:val="both"/>
        <w:rPr>
          <w:rFonts w:ascii="Times New Roman" w:hAnsi="Times New Roman" w:eastAsia="Times New Roman" w:cs="Times New Roman"/>
          <w:sz w:val="24"/>
          <w:szCs w:val="24"/>
          <w:lang w:val="en-US"/>
        </w:rPr>
      </w:pPr>
    </w:p>
    <w:p w:rsidR="00583051" w:rsidRDefault="007B76CE" w14:paraId="000004A9" w14:textId="77777777">
      <w:pPr>
        <w:spacing w:line="240" w:lineRule="auto"/>
        <w:jc w:val="both"/>
        <w:rPr>
          <w:rFonts w:ascii="Times New Roman" w:hAnsi="Times New Roman" w:eastAsia="Times New Roman" w:cs="Times New Roman"/>
          <w:sz w:val="24"/>
          <w:szCs w:val="24"/>
        </w:rPr>
      </w:pPr>
      <w:r w:rsidRPr="007B76CE">
        <w:rPr>
          <w:rFonts w:ascii="Times New Roman" w:hAnsi="Times New Roman" w:eastAsia="Times New Roman" w:cs="Times New Roman"/>
          <w:sz w:val="24"/>
          <w:szCs w:val="24"/>
          <w:lang w:val="en-US"/>
        </w:rPr>
        <w:t xml:space="preserve">Wilken, J. </w:t>
      </w:r>
      <w:r w:rsidRPr="007B76CE">
        <w:rPr>
          <w:rFonts w:ascii="Times New Roman" w:hAnsi="Times New Roman" w:eastAsia="Times New Roman" w:cs="Times New Roman"/>
          <w:b/>
          <w:sz w:val="24"/>
          <w:szCs w:val="24"/>
          <w:lang w:val="en-US"/>
        </w:rPr>
        <w:t>Ionic in Action: Hybrid Mobile Apps with Ionic and AngularJS.</w:t>
      </w:r>
      <w:r w:rsidRPr="007B76CE">
        <w:rPr>
          <w:rFonts w:ascii="Times New Roman" w:hAnsi="Times New Roman" w:eastAsia="Times New Roman" w:cs="Times New Roman"/>
          <w:sz w:val="24"/>
          <w:szCs w:val="24"/>
          <w:lang w:val="en-US"/>
        </w:rPr>
        <w:t xml:space="preserve"> </w:t>
      </w:r>
      <w:r>
        <w:rPr>
          <w:rFonts w:ascii="Times New Roman" w:hAnsi="Times New Roman" w:eastAsia="Times New Roman" w:cs="Times New Roman"/>
          <w:sz w:val="24"/>
          <w:szCs w:val="24"/>
        </w:rPr>
        <w:t>Nova York: Editora Manning Publications, 2016.</w:t>
      </w:r>
    </w:p>
    <w:p w:rsidR="00583051" w:rsidRDefault="00583051" w14:paraId="000004AA" w14:textId="77777777">
      <w:pPr>
        <w:spacing w:line="240" w:lineRule="auto"/>
        <w:jc w:val="both"/>
        <w:rPr>
          <w:rFonts w:ascii="Times New Roman" w:hAnsi="Times New Roman" w:eastAsia="Times New Roman" w:cs="Times New Roman"/>
          <w:sz w:val="24"/>
          <w:szCs w:val="24"/>
        </w:rPr>
      </w:pPr>
    </w:p>
    <w:p w:rsidR="00583051" w:rsidRDefault="007B76CE" w14:paraId="000004AB"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Meirelles, F. C. </w:t>
      </w:r>
      <w:r>
        <w:rPr>
          <w:rFonts w:ascii="Times New Roman" w:hAnsi="Times New Roman" w:eastAsia="Times New Roman" w:cs="Times New Roman"/>
          <w:b/>
          <w:sz w:val="24"/>
          <w:szCs w:val="24"/>
        </w:rPr>
        <w:t xml:space="preserve">Pesquisa anual do FGVcia - Centro de Tecnologia de Informação Aplicada da FGV-EAESP.  </w:t>
      </w:r>
      <w:r>
        <w:rPr>
          <w:rFonts w:ascii="Times New Roman" w:hAnsi="Times New Roman" w:eastAsia="Times New Roman" w:cs="Times New Roman"/>
          <w:sz w:val="24"/>
          <w:szCs w:val="24"/>
        </w:rPr>
        <w:t>Disponível em: &lt;https://eaesp.fgv.br/sites/eaesp.fgv.br/files/pesti2019fgvciappt_2019.pdf &gt;</w:t>
      </w:r>
    </w:p>
    <w:p w:rsidR="00583051" w:rsidRDefault="007B76CE" w14:paraId="000004AC" w14:textId="77777777">
      <w:p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Acesso em: Março de 2020.</w:t>
      </w:r>
    </w:p>
    <w:p w:rsidR="00583051" w:rsidRDefault="00583051" w14:paraId="000004AD" w14:textId="77777777">
      <w:pPr>
        <w:spacing w:line="240" w:lineRule="auto"/>
        <w:jc w:val="both"/>
        <w:rPr>
          <w:rFonts w:ascii="Times New Roman" w:hAnsi="Times New Roman" w:eastAsia="Times New Roman" w:cs="Times New Roman"/>
          <w:sz w:val="24"/>
          <w:szCs w:val="24"/>
        </w:rPr>
      </w:pPr>
    </w:p>
    <w:p w:rsidR="00583051" w:rsidRDefault="007B76CE" w14:paraId="000004AE" w14:textId="77777777">
      <w:pPr>
        <w:pStyle w:val="Heading1"/>
        <w:keepNext w:val="0"/>
        <w:keepLines w:val="0"/>
        <w:pBdr>
          <w:top w:val="none" w:color="000000" w:sz="0" w:space="0"/>
          <w:left w:val="none" w:color="000000" w:sz="0" w:space="0"/>
          <w:bottom w:val="none" w:color="000000" w:sz="0" w:space="0"/>
          <w:right w:val="none" w:color="000000" w:sz="0" w:space="0"/>
          <w:between w:val="none" w:color="000000" w:sz="0" w:space="0"/>
        </w:pBdr>
        <w:shd w:val="clear" w:color="auto" w:fill="FFFFFF"/>
        <w:spacing w:before="0" w:line="240" w:lineRule="auto"/>
        <w:jc w:val="both"/>
      </w:pPr>
      <w:bookmarkStart w:name="_heading=h.14ykbeg" w:colFirst="0" w:colLast="0" w:id="223"/>
      <w:bookmarkEnd w:id="223"/>
      <w:r>
        <w:rPr>
          <w:rFonts w:eastAsia="Times New Roman" w:cs="Times New Roman"/>
          <w:sz w:val="24"/>
          <w:szCs w:val="24"/>
          <w:highlight w:val="white"/>
        </w:rPr>
        <w:t>Weissmann, H, L.</w:t>
      </w:r>
      <w:r>
        <w:rPr>
          <w:rFonts w:eastAsia="Times New Roman" w:cs="Times New Roman"/>
          <w:b w:val="0"/>
          <w:color w:val="555555"/>
          <w:sz w:val="24"/>
          <w:szCs w:val="24"/>
          <w:highlight w:val="white"/>
        </w:rPr>
        <w:t xml:space="preserve"> </w:t>
      </w:r>
      <w:r>
        <w:rPr>
          <w:rFonts w:eastAsia="Times New Roman" w:cs="Times New Roman"/>
          <w:b w:val="0"/>
          <w:color w:val="111111"/>
          <w:sz w:val="24"/>
          <w:szCs w:val="24"/>
        </w:rPr>
        <w:t xml:space="preserve">Vire o Jogo com Spring Framework.  </w:t>
      </w:r>
      <w:r>
        <w:rPr>
          <w:rFonts w:eastAsia="Times New Roman" w:cs="Times New Roman"/>
          <w:sz w:val="24"/>
          <w:szCs w:val="24"/>
        </w:rPr>
        <w:t>São Paulo: Casa do Código, 2012.</w:t>
      </w:r>
    </w:p>
    <w:p w:rsidR="00583051" w:rsidRDefault="00583051" w14:paraId="000004AF" w14:textId="0A9E8C97"/>
    <w:p w:rsidR="002A05F6" w:rsidRDefault="002A05F6" w14:paraId="7F843DE4" w14:textId="0F474725"/>
    <w:p w:rsidR="002A05F6" w:rsidRDefault="002A05F6" w14:paraId="3C811EE6" w14:textId="408B29D5"/>
    <w:p w:rsidR="002A05F6" w:rsidRDefault="002A05F6" w14:paraId="35D0A6C6" w14:textId="209ABDF8"/>
    <w:p w:rsidR="002A05F6" w:rsidRDefault="002A05F6" w14:paraId="6B7683DF" w14:textId="3CADE55E"/>
    <w:p w:rsidR="002A05F6" w:rsidRDefault="002A05F6" w14:paraId="76451B97" w14:textId="544064E4"/>
    <w:p w:rsidR="002A05F6" w:rsidRDefault="002A05F6" w14:paraId="456B748A" w14:textId="4662B9AF"/>
    <w:p w:rsidR="002A05F6" w:rsidRDefault="002A05F6" w14:paraId="547A4976" w14:textId="72611A5E"/>
    <w:p w:rsidR="002A05F6" w:rsidRDefault="002A05F6" w14:paraId="123D7493" w14:textId="5AADD895"/>
    <w:p w:rsidR="002A05F6" w:rsidRDefault="002A05F6" w14:paraId="5A5ABA46" w14:textId="65A8E9B7"/>
    <w:p w:rsidR="002A05F6" w:rsidRDefault="002A05F6" w14:paraId="1C1B0CF7" w14:textId="54CD2065"/>
    <w:p w:rsidR="002A05F6" w:rsidRDefault="002A05F6" w14:paraId="5C60932A" w14:textId="4847AB1D"/>
    <w:p w:rsidR="002669FB" w:rsidRDefault="002669FB" w14:paraId="007C5EB7" w14:textId="77777777"/>
    <w:p w:rsidR="002A05F6" w:rsidRDefault="002A05F6" w14:paraId="4A562752" w14:textId="77777777"/>
    <w:p w:rsidRPr="002A05F6" w:rsidR="00583051" w:rsidRDefault="007B76CE" w14:paraId="000004B0" w14:textId="77777777">
      <w:pPr>
        <w:pStyle w:val="Heading1"/>
        <w:keepNext w:val="0"/>
        <w:keepLines w:val="0"/>
        <w:pBdr>
          <w:top w:val="none" w:color="000000" w:sz="0" w:space="0"/>
          <w:left w:val="none" w:color="000000" w:sz="0" w:space="0"/>
          <w:bottom w:val="none" w:color="000000" w:sz="0" w:space="0"/>
          <w:right w:val="none" w:color="000000" w:sz="0" w:space="0"/>
          <w:between w:val="none" w:color="000000" w:sz="0" w:space="0"/>
        </w:pBdr>
        <w:shd w:val="clear" w:color="auto" w:fill="FFFFFF"/>
        <w:spacing w:before="0" w:line="240" w:lineRule="auto"/>
        <w:jc w:val="center"/>
        <w:rPr>
          <w:rFonts w:eastAsia="Times New Roman" w:cs="Times New Roman"/>
          <w:bCs/>
          <w:sz w:val="32"/>
          <w:szCs w:val="32"/>
        </w:rPr>
      </w:pPr>
      <w:bookmarkStart w:name="_heading=h.243i4a2" w:colFirst="0" w:colLast="0" w:id="224"/>
      <w:bookmarkEnd w:id="224"/>
      <w:r w:rsidRPr="002A05F6">
        <w:rPr>
          <w:rFonts w:eastAsia="Times New Roman" w:cs="Times New Roman"/>
          <w:bCs/>
          <w:sz w:val="32"/>
          <w:szCs w:val="32"/>
        </w:rPr>
        <w:lastRenderedPageBreak/>
        <w:t>Anexo A – Questionário de validação das ideias do aplicativo</w:t>
      </w:r>
    </w:p>
    <w:p w:rsidR="00583051" w:rsidRDefault="00583051" w14:paraId="000004B1" w14:textId="77777777">
      <w:pPr>
        <w:spacing w:line="360" w:lineRule="auto"/>
        <w:jc w:val="both"/>
        <w:rPr>
          <w:rFonts w:ascii="Times New Roman" w:hAnsi="Times New Roman" w:eastAsia="Times New Roman" w:cs="Times New Roman"/>
          <w:sz w:val="24"/>
          <w:szCs w:val="24"/>
        </w:rPr>
      </w:pPr>
    </w:p>
    <w:p w:rsidR="00583051" w:rsidP="00F41DC3" w:rsidRDefault="007B76CE" w14:paraId="000004B2" w14:textId="77777777">
      <w:pPr>
        <w:numPr>
          <w:ilvl w:val="0"/>
          <w:numId w:val="20"/>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Qual ferramenta abaixo você utiliza para o controle de valores devidos na sua loja?</w:t>
      </w:r>
    </w:p>
    <w:p w:rsidR="00583051" w:rsidRDefault="007B76CE" w14:paraId="000004B3"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Aplicativo mobile específico para isso</w:t>
      </w:r>
    </w:p>
    <w:p w:rsidR="00583051" w:rsidRDefault="007B76CE" w14:paraId="000004B4"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Aplicativo Desktop específico para isso</w:t>
      </w:r>
    </w:p>
    <w:p w:rsidR="00583051" w:rsidRDefault="007B76CE" w14:paraId="000004B5"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Aplicativo mobile/desktop de anotações (Blocos de notas, Word, LibreOffice, etc)</w:t>
      </w:r>
    </w:p>
    <w:p w:rsidR="00583051" w:rsidRDefault="007B76CE" w14:paraId="000004B6"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Planilhas eletrônicas (Excel, LibreOffice, etc)</w:t>
      </w:r>
    </w:p>
    <w:p w:rsidR="00583051" w:rsidRDefault="007B76CE" w14:paraId="000004B7"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Ferramentas manuais (Bloco de anotações, cadernos, ficha física de crediário, etc).</w:t>
      </w:r>
    </w:p>
    <w:p w:rsidR="00583051" w:rsidRDefault="00583051" w14:paraId="000004B8" w14:textId="77777777">
      <w:pPr>
        <w:spacing w:line="360" w:lineRule="auto"/>
        <w:ind w:firstLine="720"/>
        <w:jc w:val="both"/>
        <w:rPr>
          <w:rFonts w:ascii="Times New Roman" w:hAnsi="Times New Roman" w:eastAsia="Times New Roman" w:cs="Times New Roman"/>
          <w:b/>
          <w:sz w:val="24"/>
          <w:szCs w:val="24"/>
        </w:rPr>
      </w:pPr>
    </w:p>
    <w:p w:rsidR="00583051" w:rsidP="00F41DC3" w:rsidRDefault="007B76CE" w14:paraId="000004B9" w14:textId="77777777">
      <w:pPr>
        <w:numPr>
          <w:ilvl w:val="0"/>
          <w:numId w:val="20"/>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Caso o cliente queira saber o quanto deve, em quanto tempo você obtém essa informação em média?</w:t>
      </w:r>
    </w:p>
    <w:p w:rsidR="00583051" w:rsidRDefault="00583051" w14:paraId="000004BA" w14:textId="77777777">
      <w:pPr>
        <w:spacing w:line="360" w:lineRule="auto"/>
        <w:jc w:val="both"/>
        <w:rPr>
          <w:rFonts w:ascii="Times New Roman" w:hAnsi="Times New Roman" w:eastAsia="Times New Roman" w:cs="Times New Roman"/>
          <w:sz w:val="24"/>
          <w:szCs w:val="24"/>
        </w:rPr>
      </w:pPr>
    </w:p>
    <w:p w:rsidR="00583051" w:rsidP="00F41DC3" w:rsidRDefault="007B76CE" w14:paraId="000004BB" w14:textId="77777777">
      <w:pPr>
        <w:numPr>
          <w:ilvl w:val="0"/>
          <w:numId w:val="20"/>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Qual o sistema operacional do seu celular?</w:t>
      </w:r>
    </w:p>
    <w:p w:rsidR="00583051" w:rsidRDefault="007B76CE" w14:paraId="000004BC" w14:textId="7777777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Android  ( ) iOS</w:t>
      </w:r>
    </w:p>
    <w:p w:rsidR="00583051" w:rsidRDefault="00583051" w14:paraId="000004BD" w14:textId="77777777">
      <w:pPr>
        <w:spacing w:line="360" w:lineRule="auto"/>
        <w:jc w:val="both"/>
        <w:rPr>
          <w:rFonts w:ascii="Times New Roman" w:hAnsi="Times New Roman" w:eastAsia="Times New Roman" w:cs="Times New Roman"/>
          <w:sz w:val="24"/>
          <w:szCs w:val="24"/>
        </w:rPr>
      </w:pPr>
    </w:p>
    <w:p w:rsidR="00583051" w:rsidP="00F41DC3" w:rsidRDefault="007B76CE" w14:paraId="000004BE" w14:textId="77777777">
      <w:pPr>
        <w:numPr>
          <w:ilvl w:val="0"/>
          <w:numId w:val="20"/>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Você estaria disposta a instalar um aplicativo no seu celular para lançar as vendas e os pagamentos dos clientes?</w:t>
      </w:r>
    </w:p>
    <w:p w:rsidR="00583051" w:rsidRDefault="007B76CE" w14:paraId="000004BF"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 Sim     ( ) Não</w:t>
      </w:r>
    </w:p>
    <w:p w:rsidR="00583051" w:rsidRDefault="00583051" w14:paraId="000004C0" w14:textId="77777777">
      <w:pPr>
        <w:spacing w:line="360" w:lineRule="auto"/>
        <w:jc w:val="both"/>
        <w:rPr>
          <w:rFonts w:ascii="Times New Roman" w:hAnsi="Times New Roman" w:eastAsia="Times New Roman" w:cs="Times New Roman"/>
          <w:sz w:val="24"/>
          <w:szCs w:val="24"/>
        </w:rPr>
      </w:pPr>
    </w:p>
    <w:p w:rsidR="00583051" w:rsidP="00F41DC3" w:rsidRDefault="007B76CE" w14:paraId="000004C1" w14:textId="77777777">
      <w:pPr>
        <w:numPr>
          <w:ilvl w:val="0"/>
          <w:numId w:val="20"/>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Escolha a funcionalidade extra que um aplicativo de controle de créditos deve possuir</w:t>
      </w:r>
    </w:p>
    <w:p w:rsidR="00583051" w:rsidRDefault="007B76CE" w14:paraId="000004C2"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 SMS automático para as pessoas que não pagaram nos últimos 30 dias.</w:t>
      </w:r>
    </w:p>
    <w:p w:rsidR="00583051" w:rsidRDefault="007B76CE" w14:paraId="000004C3"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 Compartilhamento do valor devido no WhatsApp.</w:t>
      </w:r>
    </w:p>
    <w:p w:rsidR="00583051" w:rsidRDefault="007B76CE" w14:paraId="000004C4" w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 Consulta da situação atual do CPF perante órgãos de proteção ao crédito.</w:t>
      </w:r>
    </w:p>
    <w:p w:rsidR="00583051" w:rsidRDefault="00583051" w14:paraId="000004C5" w14:textId="77777777">
      <w:pPr>
        <w:spacing w:line="360" w:lineRule="auto"/>
        <w:jc w:val="both"/>
        <w:rPr>
          <w:rFonts w:ascii="Times New Roman" w:hAnsi="Times New Roman" w:eastAsia="Times New Roman" w:cs="Times New Roman"/>
          <w:sz w:val="24"/>
          <w:szCs w:val="24"/>
        </w:rPr>
      </w:pPr>
    </w:p>
    <w:p w:rsidR="00583051" w:rsidP="00F41DC3" w:rsidRDefault="007B76CE" w14:paraId="000004C6" w14:textId="77777777">
      <w:pPr>
        <w:numPr>
          <w:ilvl w:val="0"/>
          <w:numId w:val="20"/>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Caso o aplicativo seja pago, qual o modelo lhe agradaria mais?</w:t>
      </w:r>
    </w:p>
    <w:p w:rsidR="00583051" w:rsidRDefault="007B76CE" w14:paraId="000004C7"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Pagar uma porcentagem pequena em cada venda registrada.</w:t>
      </w:r>
    </w:p>
    <w:p w:rsidR="00583051" w:rsidRDefault="007B76CE" w14:paraId="000004C8"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Pagar um valor constante todo o mês.</w:t>
      </w:r>
    </w:p>
    <w:p w:rsidR="00583051" w:rsidRDefault="00583051" w14:paraId="000004C9" w14:textId="77777777">
      <w:pPr>
        <w:spacing w:line="360" w:lineRule="auto"/>
        <w:ind w:left="720"/>
        <w:jc w:val="both"/>
        <w:rPr>
          <w:rFonts w:ascii="Times New Roman" w:hAnsi="Times New Roman" w:eastAsia="Times New Roman" w:cs="Times New Roman"/>
          <w:sz w:val="24"/>
          <w:szCs w:val="24"/>
        </w:rPr>
      </w:pPr>
    </w:p>
    <w:p w:rsidR="00583051" w:rsidP="00F41DC3" w:rsidRDefault="007B76CE" w14:paraId="000004CA" w14:textId="77777777">
      <w:pPr>
        <w:numPr>
          <w:ilvl w:val="0"/>
          <w:numId w:val="20"/>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Na sua opinião, qual seria o maior benefício de possuir um aplicativo controlando os créditos e débitos dos clientes na sua loja?</w:t>
      </w:r>
    </w:p>
    <w:p w:rsidR="00583051" w:rsidRDefault="007B76CE" w14:paraId="000004CB"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Agilidade nas informações</w:t>
      </w:r>
    </w:p>
    <w:p w:rsidR="00583051" w:rsidRDefault="007B76CE" w14:paraId="000004CC"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Segurança na integridade dos dados</w:t>
      </w:r>
    </w:p>
    <w:p w:rsidR="00583051" w:rsidRDefault="007B76CE" w14:paraId="000004CD"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lastRenderedPageBreak/>
        <w:t>( ) Acesso a informação de qualquer lugar com internet e celular</w:t>
      </w:r>
    </w:p>
    <w:p w:rsidR="00583051" w:rsidRDefault="007B76CE" w14:paraId="000004CE"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rsidR="00583051" w:rsidP="00F41DC3" w:rsidRDefault="007B76CE" w14:paraId="000004CF" w14:textId="77777777">
      <w:pPr>
        <w:numPr>
          <w:ilvl w:val="0"/>
          <w:numId w:val="20"/>
        </w:num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Você possui acesso a internet móvel</w:t>
      </w:r>
    </w:p>
    <w:p w:rsidR="00583051" w:rsidRDefault="007B76CE" w14:paraId="000004D0" w14:textId="77777777">
      <w:pP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 Sim ( ) Não</w:t>
      </w:r>
    </w:p>
    <w:p w:rsidR="00583051" w:rsidRDefault="00583051" w14:paraId="000004D1" w14:textId="77777777">
      <w:pPr>
        <w:spacing w:line="360" w:lineRule="auto"/>
        <w:ind w:left="720"/>
        <w:jc w:val="both"/>
        <w:rPr>
          <w:rFonts w:ascii="Times New Roman" w:hAnsi="Times New Roman" w:eastAsia="Times New Roman" w:cs="Times New Roman"/>
          <w:sz w:val="24"/>
          <w:szCs w:val="24"/>
        </w:rPr>
      </w:pPr>
    </w:p>
    <w:p w:rsidR="00583051" w:rsidRDefault="00583051" w14:paraId="000004D2" w14:textId="77777777">
      <w:pPr>
        <w:spacing w:line="360" w:lineRule="auto"/>
        <w:jc w:val="both"/>
        <w:rPr>
          <w:rFonts w:ascii="Times New Roman" w:hAnsi="Times New Roman" w:eastAsia="Times New Roman" w:cs="Times New Roman"/>
          <w:sz w:val="24"/>
          <w:szCs w:val="24"/>
        </w:rPr>
      </w:pPr>
    </w:p>
    <w:p w:rsidR="00583051" w:rsidRDefault="00583051" w14:paraId="000004D3" w14:textId="77777777">
      <w:pPr>
        <w:spacing w:line="360" w:lineRule="auto"/>
        <w:jc w:val="both"/>
        <w:rPr>
          <w:rFonts w:ascii="Times New Roman" w:hAnsi="Times New Roman" w:eastAsia="Times New Roman" w:cs="Times New Roman"/>
          <w:sz w:val="24"/>
          <w:szCs w:val="24"/>
        </w:rPr>
      </w:pPr>
    </w:p>
    <w:p w:rsidR="00583051" w:rsidRDefault="00583051" w14:paraId="000004D4" w14:textId="77777777">
      <w:pPr>
        <w:spacing w:line="360" w:lineRule="auto"/>
        <w:jc w:val="both"/>
        <w:rPr>
          <w:rFonts w:ascii="Times New Roman" w:hAnsi="Times New Roman" w:eastAsia="Times New Roman" w:cs="Times New Roman"/>
          <w:sz w:val="24"/>
          <w:szCs w:val="24"/>
        </w:rPr>
      </w:pPr>
    </w:p>
    <w:p w:rsidR="00583051" w:rsidRDefault="00583051" w14:paraId="000004D5" w14:textId="77777777"/>
    <w:p w:rsidR="00583051" w:rsidRDefault="00583051" w14:paraId="000004D6" w14:textId="77777777"/>
    <w:p w:rsidR="00583051" w:rsidRDefault="00583051" w14:paraId="000004D7" w14:textId="77777777"/>
    <w:p w:rsidR="00583051" w:rsidRDefault="00583051" w14:paraId="000004D8" w14:textId="77777777"/>
    <w:p w:rsidR="00583051" w:rsidRDefault="00583051" w14:paraId="000004D9" w14:textId="77777777"/>
    <w:p w:rsidR="00583051" w:rsidRDefault="00583051" w14:paraId="000004DA" w14:textId="77777777"/>
    <w:p w:rsidR="00583051" w:rsidRDefault="00583051" w14:paraId="000004DB" w14:textId="77777777"/>
    <w:p w:rsidR="00583051" w:rsidRDefault="00583051" w14:paraId="000004DC" w14:textId="77777777"/>
    <w:p w:rsidR="00583051" w:rsidRDefault="00583051" w14:paraId="000004DD" w14:textId="77777777"/>
    <w:p w:rsidR="00583051" w:rsidRDefault="00583051" w14:paraId="000004DE" w14:textId="77777777"/>
    <w:p w:rsidR="00583051" w:rsidRDefault="00583051" w14:paraId="000004DF" w14:textId="77777777"/>
    <w:p w:rsidR="00583051" w:rsidRDefault="00583051" w14:paraId="000004E0" w14:textId="77777777"/>
    <w:p w:rsidR="00583051" w:rsidRDefault="00583051" w14:paraId="000004E1" w14:textId="77777777"/>
    <w:p w:rsidR="00583051" w:rsidRDefault="00583051" w14:paraId="000004E2" w14:textId="77777777"/>
    <w:p w:rsidR="00583051" w:rsidRDefault="00583051" w14:paraId="000004E3" w14:textId="77777777"/>
    <w:p w:rsidR="00583051" w:rsidRDefault="00583051" w14:paraId="000004E4" w14:textId="77777777"/>
    <w:p w:rsidR="00583051" w:rsidRDefault="00583051" w14:paraId="000004E5" w14:textId="77777777"/>
    <w:p w:rsidR="00583051" w:rsidRDefault="00583051" w14:paraId="000004E6" w14:textId="77777777"/>
    <w:p w:rsidR="00583051" w:rsidRDefault="00583051" w14:paraId="000004E7" w14:textId="77777777"/>
    <w:p w:rsidR="00583051" w:rsidRDefault="00583051" w14:paraId="000004E8" w14:textId="77777777"/>
    <w:p w:rsidR="00583051" w:rsidRDefault="00583051" w14:paraId="000004E9" w14:textId="77777777"/>
    <w:p w:rsidR="00583051" w:rsidRDefault="00583051" w14:paraId="000004EA" w14:textId="77777777"/>
    <w:p w:rsidR="00583051" w:rsidRDefault="00583051" w14:paraId="000004EB" w14:textId="77777777"/>
    <w:p w:rsidR="00583051" w:rsidRDefault="00583051" w14:paraId="000004EC" w14:textId="77777777"/>
    <w:p w:rsidR="00583051" w:rsidRDefault="00583051" w14:paraId="000004ED" w14:textId="77777777"/>
    <w:p w:rsidR="00583051" w:rsidRDefault="00583051" w14:paraId="000004EE" w14:textId="77777777"/>
    <w:p w:rsidR="00583051" w:rsidRDefault="00583051" w14:paraId="000004EF" w14:textId="77777777"/>
    <w:p w:rsidR="00583051" w:rsidRDefault="00583051" w14:paraId="000004F0" w14:textId="77777777"/>
    <w:p w:rsidR="00583051" w:rsidRDefault="00583051" w14:paraId="000004F1" w14:textId="06F58930"/>
    <w:p w:rsidR="002A05F6" w:rsidRDefault="002A05F6" w14:paraId="149CB229" w14:textId="5A6B7974"/>
    <w:p w:rsidR="002A05F6" w:rsidRDefault="002A05F6" w14:paraId="681F3792" w14:textId="10A3D37A"/>
    <w:p w:rsidR="002A05F6" w:rsidRDefault="002A05F6" w14:paraId="77F4B753" w14:textId="0229DA5A"/>
    <w:p w:rsidR="002A05F6" w:rsidRDefault="002A05F6" w14:paraId="1AAA5117" w14:textId="12F5A126"/>
    <w:p w:rsidR="002A05F6" w:rsidRDefault="002A05F6" w14:paraId="7433E55A" w14:textId="05F29088"/>
    <w:p w:rsidR="002A05F6" w:rsidRDefault="002A05F6" w14:paraId="459F54FF" w14:textId="0C8C9F32"/>
    <w:p w:rsidR="002A05F6" w:rsidRDefault="002A05F6" w14:paraId="7D315F45" w14:textId="77777777"/>
    <w:p w:rsidR="00583051" w:rsidRDefault="00583051" w14:paraId="000004F2" w14:textId="77777777"/>
    <w:p w:rsidR="00583051" w:rsidRDefault="00583051" w14:paraId="000004F3" w14:textId="77777777"/>
    <w:p w:rsidR="00583051" w:rsidRDefault="007B76CE" w14:paraId="000004F4" w14:textId="77777777">
      <w:pPr>
        <w:jc w:val="center"/>
        <w:rPr>
          <w:sz w:val="32"/>
          <w:szCs w:val="32"/>
        </w:rPr>
      </w:pPr>
      <w:r>
        <w:rPr>
          <w:rFonts w:ascii="Times New Roman" w:hAnsi="Times New Roman" w:eastAsia="Times New Roman" w:cs="Times New Roman"/>
          <w:b/>
          <w:sz w:val="32"/>
          <w:szCs w:val="32"/>
        </w:rPr>
        <w:t>Anexo B – Diagrama UML</w:t>
      </w:r>
    </w:p>
    <w:p w:rsidR="00583051" w:rsidRDefault="00583051" w14:paraId="000004F5" w14:textId="77777777"/>
    <w:p w:rsidR="00583051" w:rsidRDefault="007B76CE" w14:paraId="000004F6" w14:textId="77777777">
      <w:r>
        <w:rPr>
          <w:noProof/>
        </w:rPr>
        <w:drawing>
          <wp:inline distT="114300" distB="114300" distL="114300" distR="114300" wp14:anchorId="191C0242" wp14:editId="628F5798">
            <wp:extent cx="5734050" cy="5054600"/>
            <wp:effectExtent l="12700" t="12700" r="12700" b="1270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4050" cy="5054600"/>
                    </a:xfrm>
                    <a:prstGeom prst="rect">
                      <a:avLst/>
                    </a:prstGeom>
                    <a:ln w="12700">
                      <a:solidFill>
                        <a:srgbClr val="000000"/>
                      </a:solidFill>
                      <a:prstDash val="solid"/>
                    </a:ln>
                  </pic:spPr>
                </pic:pic>
              </a:graphicData>
            </a:graphic>
          </wp:inline>
        </w:drawing>
      </w:r>
    </w:p>
    <w:p w:rsidR="00583051" w:rsidRDefault="00583051" w14:paraId="000004F7" w14:textId="77777777"/>
    <w:p w:rsidR="00583051" w:rsidRDefault="00583051" w14:paraId="000004F8" w14:textId="77777777"/>
    <w:p w:rsidR="00583051" w:rsidRDefault="00583051" w14:paraId="000004F9" w14:textId="77777777"/>
    <w:p w:rsidR="00583051" w:rsidRDefault="00583051" w14:paraId="000004FA" w14:textId="77777777"/>
    <w:p w:rsidR="00583051" w:rsidRDefault="00583051" w14:paraId="000004FB" w14:textId="77777777"/>
    <w:p w:rsidR="00583051" w:rsidRDefault="00583051" w14:paraId="000004FC" w14:textId="77777777"/>
    <w:p w:rsidR="00583051" w:rsidRDefault="00583051" w14:paraId="000004FD" w14:textId="77777777"/>
    <w:p w:rsidR="00583051" w:rsidRDefault="00583051" w14:paraId="000004FE" w14:textId="77777777"/>
    <w:p w:rsidR="00583051" w:rsidRDefault="00583051" w14:paraId="000004FF" w14:textId="77777777"/>
    <w:p w:rsidR="00583051" w:rsidRDefault="00583051" w14:paraId="00000500" w14:textId="77777777"/>
    <w:p w:rsidR="00583051" w:rsidRDefault="00583051" w14:paraId="00000501" w14:textId="77777777"/>
    <w:p w:rsidR="00583051" w:rsidRDefault="00583051" w14:paraId="00000502" w14:textId="77777777"/>
    <w:p w:rsidR="00583051" w:rsidRDefault="00583051" w14:paraId="00000503" w14:textId="77777777"/>
    <w:p w:rsidR="00583051" w:rsidRDefault="00583051" w14:paraId="00000504" w14:textId="77777777"/>
    <w:p w:rsidR="00583051" w:rsidRDefault="00583051" w14:paraId="00000505" w14:textId="77777777"/>
    <w:p w:rsidR="00583051" w:rsidRDefault="00583051" w14:paraId="00000506" w14:textId="77777777"/>
    <w:p w:rsidR="00583051" w:rsidRDefault="002669FB" w14:paraId="00000507" w14:textId="25ADF0D0">
      <w:pPr>
        <w:jc w:val="center"/>
        <w:rPr>
          <w:rFonts w:ascii="Times New Roman" w:hAnsi="Times New Roman" w:eastAsia="Times New Roman" w:cs="Times New Roman"/>
          <w:b/>
          <w:sz w:val="32"/>
          <w:szCs w:val="32"/>
        </w:rPr>
      </w:pPr>
      <w:r>
        <w:rPr>
          <w:noProof/>
        </w:rPr>
        <w:lastRenderedPageBreak/>
        <w:drawing>
          <wp:anchor distT="114300" distB="114300" distL="114300" distR="114300" simplePos="0" relativeHeight="251659264" behindDoc="1" locked="0" layoutInCell="1" hidden="0" allowOverlap="1" wp14:anchorId="30205636" wp14:editId="78D812D8">
            <wp:simplePos x="0" y="0"/>
            <wp:positionH relativeFrom="column">
              <wp:posOffset>3090037</wp:posOffset>
            </wp:positionH>
            <wp:positionV relativeFrom="paragraph">
              <wp:posOffset>5064125</wp:posOffset>
            </wp:positionV>
            <wp:extent cx="2159635" cy="4375531"/>
            <wp:effectExtent l="19050" t="19050" r="12065" b="25400"/>
            <wp:wrapNone/>
            <wp:docPr id="5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rcRect/>
                    <a:stretch>
                      <a:fillRect/>
                    </a:stretch>
                  </pic:blipFill>
                  <pic:spPr>
                    <a:xfrm>
                      <a:off x="0" y="0"/>
                      <a:ext cx="2159635" cy="4375531"/>
                    </a:xfrm>
                    <a:prstGeom prst="rect">
                      <a:avLst/>
                    </a:prstGeom>
                    <a:ln w="12700">
                      <a:solidFill>
                        <a:srgbClr val="000000"/>
                      </a:solidFill>
                      <a:prstDash val="solid"/>
                    </a:ln>
                  </pic:spPr>
                </pic:pic>
              </a:graphicData>
            </a:graphic>
            <wp14:sizeRelV relativeFrom="margin">
              <wp14:pctHeight>0</wp14:pctHeight>
            </wp14:sizeRelV>
          </wp:anchor>
        </w:drawing>
      </w:r>
      <w:r>
        <w:rPr>
          <w:noProof/>
        </w:rPr>
        <w:drawing>
          <wp:anchor distT="0" distB="0" distL="114300" distR="114300" simplePos="0" relativeHeight="251675648" behindDoc="1" locked="0" layoutInCell="1" allowOverlap="1" wp14:anchorId="12A33EF8" wp14:editId="0C50F13D">
            <wp:simplePos x="0" y="0"/>
            <wp:positionH relativeFrom="margin">
              <wp:align>left</wp:align>
            </wp:positionH>
            <wp:positionV relativeFrom="paragraph">
              <wp:posOffset>5039741</wp:posOffset>
            </wp:positionV>
            <wp:extent cx="2157984" cy="4389120"/>
            <wp:effectExtent l="19050" t="19050" r="13970" b="1143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7984" cy="4389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6D73AE3" w:rsidR="007B76CE">
        <w:rPr>
          <w:rFonts w:ascii="Times New Roman" w:hAnsi="Times New Roman" w:eastAsia="Times New Roman" w:cs="Times New Roman"/>
          <w:b w:val="1"/>
          <w:bCs w:val="1"/>
          <w:sz w:val="32"/>
          <w:szCs w:val="32"/>
        </w:rPr>
        <w:t xml:space="preserve">Anexo C – </w:t>
      </w:r>
      <w:r w:rsidRPr="2C0CE60F" w:rsidR="007B76CE">
        <w:rPr>
          <w:rFonts w:ascii="Times New Roman" w:hAnsi="Times New Roman" w:eastAsia="Times New Roman" w:cs="Times New Roman"/>
          <w:b w:val="1"/>
          <w:bCs w:val="1"/>
          <w:i w:val="1"/>
          <w:iCs w:val="1"/>
          <w:sz w:val="32"/>
          <w:szCs w:val="32"/>
        </w:rPr>
        <w:t xml:space="preserve">Interface </w:t>
      </w:r>
      <w:r w:rsidRPr="06D73AE3" w:rsidR="007B76CE">
        <w:rPr>
          <w:rFonts w:ascii="Times New Roman" w:hAnsi="Times New Roman" w:eastAsia="Times New Roman" w:cs="Times New Roman"/>
          <w:b w:val="1"/>
          <w:bCs w:val="1"/>
          <w:sz w:val="32"/>
          <w:szCs w:val="32"/>
        </w:rPr>
        <w:t>do aplicativo</w:t>
      </w:r>
      <w:r w:rsidR="007B76CE">
        <w:rPr>
          <w:noProof/>
        </w:rPr>
        <w:drawing>
          <wp:anchor distT="114300" distB="114300" distL="114300" distR="114300" simplePos="0" relativeHeight="251660288" behindDoc="0" locked="0" layoutInCell="1" hidden="0" allowOverlap="1" wp14:anchorId="5BAA237E" wp14:editId="5E6C2C9B">
            <wp:simplePos x="0" y="0"/>
            <wp:positionH relativeFrom="column">
              <wp:posOffset>3086100</wp:posOffset>
            </wp:positionH>
            <wp:positionV relativeFrom="paragraph">
              <wp:posOffset>485775</wp:posOffset>
            </wp:positionV>
            <wp:extent cx="2160000" cy="4320000"/>
            <wp:effectExtent l="12700" t="12700" r="12700" b="12700"/>
            <wp:wrapTopAndBottom distT="114300" distB="114300"/>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a:srcRect/>
                    <a:stretch>
                      <a:fillRect/>
                    </a:stretch>
                  </pic:blipFill>
                  <pic:spPr>
                    <a:xfrm>
                      <a:off x="0" y="0"/>
                      <a:ext cx="2160000" cy="4320000"/>
                    </a:xfrm>
                    <a:prstGeom prst="rect">
                      <a:avLst/>
                    </a:prstGeom>
                    <a:ln w="12700">
                      <a:solidFill>
                        <a:srgbClr val="000000"/>
                      </a:solidFill>
                      <a:prstDash val="solid"/>
                    </a:ln>
                  </pic:spPr>
                </pic:pic>
              </a:graphicData>
            </a:graphic>
            <wp14:sizeRelV relativeFrom="margin">
              <wp14:pctHeight>0</wp14:pctHeight>
            </wp14:sizeRelV>
          </wp:anchor>
        </w:drawing>
      </w:r>
      <w:r w:rsidR="007B76CE">
        <w:rPr>
          <w:noProof/>
        </w:rPr>
        <w:drawing>
          <wp:anchor distT="114300" distB="114300" distL="114300" distR="114300" simplePos="0" relativeHeight="251662336" behindDoc="0" locked="0" layoutInCell="1" hidden="0" allowOverlap="1" wp14:anchorId="02DA0B9F" wp14:editId="75DB015A">
            <wp:simplePos x="0" y="0"/>
            <wp:positionH relativeFrom="column">
              <wp:posOffset>4</wp:posOffset>
            </wp:positionH>
            <wp:positionV relativeFrom="paragraph">
              <wp:posOffset>485775</wp:posOffset>
            </wp:positionV>
            <wp:extent cx="2160000" cy="4320000"/>
            <wp:effectExtent l="12700" t="12700" r="12700" b="12700"/>
            <wp:wrapTopAndBottom distT="114300" distB="114300"/>
            <wp:docPr id="4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a:srcRect/>
                    <a:stretch>
                      <a:fillRect/>
                    </a:stretch>
                  </pic:blipFill>
                  <pic:spPr>
                    <a:xfrm>
                      <a:off x="0" y="0"/>
                      <a:ext cx="2160000" cy="4320000"/>
                    </a:xfrm>
                    <a:prstGeom prst="rect">
                      <a:avLst/>
                    </a:prstGeom>
                    <a:ln w="12700">
                      <a:solidFill>
                        <a:srgbClr val="000000"/>
                      </a:solidFill>
                      <a:prstDash val="solid"/>
                    </a:ln>
                  </pic:spPr>
                </pic:pic>
              </a:graphicData>
            </a:graphic>
          </wp:anchor>
        </w:drawing>
      </w:r>
    </w:p>
    <w:p w:rsidR="00583051" w:rsidRDefault="002D221B" w14:paraId="00000508" w14:textId="6025C0CB">
      <w:pPr>
        <w:jc w:val="both"/>
        <w:rPr>
          <w:color w:val="111111"/>
          <w:sz w:val="24"/>
          <w:szCs w:val="24"/>
          <w:highlight w:val="white"/>
        </w:rPr>
      </w:pPr>
      <w:r>
        <w:rPr>
          <w:noProof/>
        </w:rPr>
        <w:lastRenderedPageBreak/>
        <w:drawing>
          <wp:anchor distT="114300" distB="114300" distL="114300" distR="114300" simplePos="0" relativeHeight="251663360" behindDoc="0" locked="0" layoutInCell="1" hidden="0" allowOverlap="1" wp14:anchorId="4DDF390B" wp14:editId="6F1F5D76">
            <wp:simplePos x="0" y="0"/>
            <wp:positionH relativeFrom="column">
              <wp:posOffset>3064066</wp:posOffset>
            </wp:positionH>
            <wp:positionV relativeFrom="paragraph">
              <wp:posOffset>21498</wp:posOffset>
            </wp:positionV>
            <wp:extent cx="2160000" cy="4320000"/>
            <wp:effectExtent l="12700" t="12700" r="12700" b="12700"/>
            <wp:wrapTopAndBottom distT="114300" distB="114300"/>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7456" behindDoc="0" locked="0" layoutInCell="1" hidden="0" allowOverlap="1" wp14:anchorId="664A5524" wp14:editId="3DED63F2">
            <wp:simplePos x="0" y="0"/>
            <wp:positionH relativeFrom="column">
              <wp:posOffset>3062352</wp:posOffset>
            </wp:positionH>
            <wp:positionV relativeFrom="paragraph">
              <wp:posOffset>4553585</wp:posOffset>
            </wp:positionV>
            <wp:extent cx="2160000" cy="4320000"/>
            <wp:effectExtent l="12700" t="12700" r="12700" b="12700"/>
            <wp:wrapTopAndBottom distT="114300" distB="114300"/>
            <wp:docPr id="4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4384" behindDoc="0" locked="0" layoutInCell="1" hidden="0" allowOverlap="1" wp14:anchorId="0FD16BD5" wp14:editId="1BF6AEFC">
            <wp:simplePos x="0" y="0"/>
            <wp:positionH relativeFrom="margin">
              <wp:align>left</wp:align>
            </wp:positionH>
            <wp:positionV relativeFrom="paragraph">
              <wp:posOffset>4543349</wp:posOffset>
            </wp:positionV>
            <wp:extent cx="2160000" cy="4320000"/>
            <wp:effectExtent l="19050" t="19050" r="12065" b="23495"/>
            <wp:wrapTopAndBottom distT="114300" distB="114300"/>
            <wp:docPr id="4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7"/>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6432" behindDoc="0" locked="0" layoutInCell="1" hidden="0" allowOverlap="1" wp14:anchorId="2B69CBAF" wp14:editId="4F715243">
            <wp:simplePos x="0" y="0"/>
            <wp:positionH relativeFrom="margin">
              <wp:align>left</wp:align>
            </wp:positionH>
            <wp:positionV relativeFrom="paragraph">
              <wp:posOffset>15148</wp:posOffset>
            </wp:positionV>
            <wp:extent cx="2160000" cy="4320000"/>
            <wp:effectExtent l="19050" t="19050" r="12065" b="23495"/>
            <wp:wrapTopAndBottom distT="114300" distB="114300"/>
            <wp:docPr id="6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8"/>
                    <a:srcRect/>
                    <a:stretch>
                      <a:fillRect/>
                    </a:stretch>
                  </pic:blipFill>
                  <pic:spPr>
                    <a:xfrm>
                      <a:off x="0" y="0"/>
                      <a:ext cx="2160000" cy="4320000"/>
                    </a:xfrm>
                    <a:prstGeom prst="rect">
                      <a:avLst/>
                    </a:prstGeom>
                    <a:ln w="12700">
                      <a:solidFill>
                        <a:srgbClr val="000000"/>
                      </a:solidFill>
                      <a:prstDash val="solid"/>
                    </a:ln>
                  </pic:spPr>
                </pic:pic>
              </a:graphicData>
            </a:graphic>
          </wp:anchor>
        </w:drawing>
      </w:r>
      <w:sdt>
        <w:sdtPr>
          <w:tag w:val="goog_rdk_0"/>
          <w:id w:val="724109777"/>
          <w:showingPlcHdr/>
        </w:sdtPr>
        <w:sdtContent>
          <w:r>
            <w:t xml:space="preserve">     </w:t>
          </w:r>
        </w:sdtContent>
      </w:sdt>
    </w:p>
    <w:p w:rsidR="00583051" w:rsidRDefault="002D221B" w14:paraId="00000509" w14:textId="68D2C0F0">
      <w:pPr>
        <w:rPr>
          <w:color w:val="111111"/>
          <w:sz w:val="24"/>
          <w:szCs w:val="24"/>
          <w:highlight w:val="white"/>
        </w:rPr>
      </w:pPr>
      <w:r>
        <w:rPr>
          <w:noProof/>
        </w:rPr>
        <w:lastRenderedPageBreak/>
        <w:drawing>
          <wp:anchor distT="114300" distB="114300" distL="114300" distR="114300" simplePos="0" relativeHeight="251671552" behindDoc="0" locked="0" layoutInCell="1" hidden="0" allowOverlap="1" wp14:anchorId="6042EAF9" wp14:editId="402A4FA4">
            <wp:simplePos x="0" y="0"/>
            <wp:positionH relativeFrom="column">
              <wp:posOffset>2962045</wp:posOffset>
            </wp:positionH>
            <wp:positionV relativeFrom="paragraph">
              <wp:posOffset>4553647</wp:posOffset>
            </wp:positionV>
            <wp:extent cx="2160000" cy="4320000"/>
            <wp:effectExtent l="12700" t="12700" r="12700" b="12700"/>
            <wp:wrapTopAndBottom distT="114300" distB="114300"/>
            <wp:docPr id="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hidden="0" allowOverlap="1" wp14:anchorId="58EFF1A7" wp14:editId="7E395C7C">
            <wp:simplePos x="0" y="0"/>
            <wp:positionH relativeFrom="margin">
              <wp:align>left</wp:align>
            </wp:positionH>
            <wp:positionV relativeFrom="paragraph">
              <wp:posOffset>4553822</wp:posOffset>
            </wp:positionV>
            <wp:extent cx="2160000" cy="4320000"/>
            <wp:effectExtent l="19050" t="19050" r="12065" b="23495"/>
            <wp:wrapTopAndBottom distT="114300" distB="114300"/>
            <wp:docPr id="4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0"/>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9504" behindDoc="0" locked="0" layoutInCell="1" hidden="0" allowOverlap="1" wp14:anchorId="465685E6" wp14:editId="61BC493C">
            <wp:simplePos x="0" y="0"/>
            <wp:positionH relativeFrom="column">
              <wp:posOffset>2986948</wp:posOffset>
            </wp:positionH>
            <wp:positionV relativeFrom="paragraph">
              <wp:posOffset>21498</wp:posOffset>
            </wp:positionV>
            <wp:extent cx="2160000" cy="4320000"/>
            <wp:effectExtent l="12700" t="12700" r="12700" b="12700"/>
            <wp:wrapTopAndBottom distT="114300" distB="114300"/>
            <wp:docPr id="3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8480" behindDoc="0" locked="0" layoutInCell="1" hidden="0" allowOverlap="1" wp14:anchorId="45D4017F" wp14:editId="00C8D7CD">
            <wp:simplePos x="0" y="0"/>
            <wp:positionH relativeFrom="margin">
              <wp:align>left</wp:align>
            </wp:positionH>
            <wp:positionV relativeFrom="paragraph">
              <wp:posOffset>19501</wp:posOffset>
            </wp:positionV>
            <wp:extent cx="2160000" cy="4320000"/>
            <wp:effectExtent l="19050" t="19050" r="12065" b="23495"/>
            <wp:wrapTopAndBottom distT="114300" distB="114300"/>
            <wp:docPr id="3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2"/>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sidR="06D73AE3">
        <w:rPr/>
        <w:t/>
      </w:r>
      <w:r w:rsidR="4D482553">
        <w:rPr/>
        <w:t/>
      </w:r>
      <w:r w:rsidR="6B75538E">
        <w:rPr/>
        <w:t/>
      </w:r>
      <w:r w:rsidR="2C0CE60F">
        <w:rPr/>
        <w:t/>
      </w:r>
    </w:p>
    <w:p w:rsidR="00583051" w:rsidRDefault="002669FB" w14:paraId="0000050A" w14:textId="37B064CF">
      <w:r>
        <w:rPr>
          <w:noProof/>
        </w:rPr>
        <w:lastRenderedPageBreak/>
        <w:drawing>
          <wp:anchor distT="114300" distB="114300" distL="114300" distR="114300" simplePos="0" relativeHeight="251661312" behindDoc="0" locked="0" layoutInCell="1" hidden="0" allowOverlap="1" wp14:anchorId="5D74FBB9" wp14:editId="3FE4B5CB">
            <wp:simplePos x="0" y="0"/>
            <wp:positionH relativeFrom="margin">
              <wp:posOffset>2920746</wp:posOffset>
            </wp:positionH>
            <wp:positionV relativeFrom="paragraph">
              <wp:posOffset>19431</wp:posOffset>
            </wp:positionV>
            <wp:extent cx="2160000" cy="4320000"/>
            <wp:effectExtent l="19050" t="19050" r="12065" b="23495"/>
            <wp:wrapTopAndBottom distT="114300" distB="114300"/>
            <wp:docPr id="4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2576" behindDoc="0" locked="0" layoutInCell="1" hidden="0" allowOverlap="1" wp14:anchorId="0096E8C0" wp14:editId="4FF23A61">
            <wp:simplePos x="0" y="0"/>
            <wp:positionH relativeFrom="margin">
              <wp:align>left</wp:align>
            </wp:positionH>
            <wp:positionV relativeFrom="paragraph">
              <wp:posOffset>12700</wp:posOffset>
            </wp:positionV>
            <wp:extent cx="2160000" cy="4320000"/>
            <wp:effectExtent l="19050" t="19050" r="12065" b="23495"/>
            <wp:wrapTopAndBottom distT="114300" distB="114300"/>
            <wp:docPr id="5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4"/>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sidR="06D73AE3">
        <w:rPr/>
        <w:t/>
      </w:r>
      <w:r w:rsidR="4D482553">
        <w:rPr/>
        <w:t/>
      </w:r>
      <w:r w:rsidR="6B75538E">
        <w:rPr/>
        <w:t/>
      </w:r>
      <w:r w:rsidR="2C0CE60F">
        <w:rPr/>
        <w:t/>
      </w:r>
    </w:p>
    <w:p w:rsidR="00583051" w:rsidRDefault="00583051" w14:paraId="0000050B" w14:textId="77777777"/>
    <w:p w:rsidR="00583051" w:rsidRDefault="007B76CE" w14:paraId="0000050C" w14:textId="77777777">
      <w:r>
        <w:t xml:space="preserve"> </w:t>
      </w:r>
    </w:p>
    <w:p w:rsidR="00583051" w:rsidRDefault="00583051" w14:paraId="0000050D" w14:textId="77777777"/>
    <w:p w:rsidR="00583051" w:rsidRDefault="007B76CE" w14:paraId="0000050E" w14:textId="77777777">
      <w:r>
        <w:t xml:space="preserve">  </w:t>
      </w:r>
    </w:p>
    <w:p w:rsidR="00583051" w:rsidRDefault="00583051" w14:paraId="0000050F" w14:textId="77777777"/>
    <w:p w:rsidR="00583051" w:rsidRDefault="007B76CE" w14:paraId="00000510" w14:textId="77777777">
      <w:r>
        <w:t xml:space="preserve"> </w:t>
      </w:r>
    </w:p>
    <w:p w:rsidR="00583051" w:rsidRDefault="00583051" w14:paraId="00000511" w14:textId="77777777"/>
    <w:p w:rsidR="00583051" w:rsidRDefault="00583051" w14:paraId="00000512" w14:textId="77777777"/>
    <w:p w:rsidR="00583051" w:rsidRDefault="00583051" w14:paraId="00000513" w14:textId="77777777"/>
    <w:sectPr w:rsidR="00583051" w:rsidSect="00C575E5">
      <w:headerReference w:type="default" r:id="rId45"/>
      <w:pgSz w:w="11909" w:h="16834" w:orient="portrait"/>
      <w:pgMar w:top="1701" w:right="1134" w:bottom="1134" w:left="1701" w:header="720" w:footer="720" w:gutter="0"/>
      <w:pgNumType w:start="15"/>
      <w:cols w:space="720"/>
    </w:sectPr>
  </w:body>
</w:document>
</file>

<file path=word/comments.xml><?xml version="1.0" encoding="utf-8"?>
<w:comments xmlns:w14="http://schemas.microsoft.com/office/word/2010/wordml" xmlns:w="http://schemas.openxmlformats.org/wordprocessingml/2006/main">
  <w:comment w:initials="RB" w:author="Rodrigo Elias  Bianchi" w:date="2020-07-09T13:43:56" w:id="1672862766">
    <w:p w:rsidR="06D73AE3" w:rsidRDefault="06D73AE3" w14:paraId="4029C201" w14:textId="5ACD4272">
      <w:pPr>
        <w:pStyle w:val="CommentText"/>
      </w:pPr>
      <w:r w:rsidR="06D73AE3">
        <w:rPr/>
        <w:t>Sugiro a supressão dessa frase final, não ficou claro o que seria essa diminuição de acesso e entrega de informações e o parágrafo anterior já aponta o potencial da ferramenta.</w:t>
      </w:r>
      <w:r>
        <w:rPr>
          <w:rStyle w:val="CommentReference"/>
        </w:rPr>
        <w:annotationRef/>
      </w:r>
      <w:r>
        <w:rPr>
          <w:rStyle w:val="CommentReference"/>
        </w:rPr>
        <w:annotationRef/>
      </w:r>
      <w:r>
        <w:rPr>
          <w:rStyle w:val="CommentReference"/>
        </w:rPr>
        <w:annotationRef/>
      </w:r>
    </w:p>
  </w:comment>
  <w:comment w:initials="RB" w:author="Rodrigo Elias  Bianchi" w:date="2020-07-09T16:35:24" w:id="384974973">
    <w:p w:rsidR="06D73AE3" w:rsidRDefault="06D73AE3" w14:paraId="5ED9BF3E" w14:textId="73F446F4">
      <w:pPr>
        <w:pStyle w:val="CommentText"/>
      </w:pPr>
      <w:r w:rsidR="06D73AE3">
        <w:rPr/>
        <w:t>Revisar... Falta um "se"?</w:t>
      </w:r>
      <w:r>
        <w:rPr>
          <w:rStyle w:val="CommentReference"/>
        </w:rPr>
        <w:annotationRef/>
      </w:r>
      <w:r>
        <w:rPr>
          <w:rStyle w:val="CommentReference"/>
        </w:rPr>
        <w:annotationRef/>
      </w:r>
    </w:p>
  </w:comment>
  <w:comment w:initials="RB" w:author="Rodrigo Elias  Bianchi" w:date="2020-07-09T16:37:41" w:id="1398557642">
    <w:p w:rsidR="06D73AE3" w:rsidRDefault="06D73AE3" w14:paraId="2DE4DFBC" w14:textId="67C4BED2">
      <w:pPr>
        <w:pStyle w:val="CommentText"/>
      </w:pPr>
      <w:r w:rsidR="06D73AE3">
        <w:rPr/>
        <w:t>Evitar usar a palavra "atualmente". Estamos no meio de 2020 e a pesquisa é de 2019.</w:t>
      </w:r>
      <w:r>
        <w:rPr>
          <w:rStyle w:val="CommentReference"/>
        </w:rPr>
        <w:annotationRef/>
      </w:r>
      <w:r>
        <w:rPr>
          <w:rStyle w:val="CommentReference"/>
        </w:rPr>
        <w:annotationRef/>
      </w:r>
    </w:p>
  </w:comment>
  <w:comment w:initials="RB" w:author="Rodrigo Elias  Bianchi" w:date="2020-07-09T16:52:47" w:id="1952831828">
    <w:p w:rsidR="06D73AE3" w:rsidRDefault="06D73AE3" w14:paraId="3893F5AF" w14:textId="02000443">
      <w:pPr>
        <w:pStyle w:val="CommentText"/>
      </w:pPr>
      <w:r w:rsidR="06D73AE3">
        <w:rPr/>
        <w:t>Decidir se está organizado em capítulos ou seções e padronizar.</w:t>
      </w:r>
      <w:r>
        <w:rPr>
          <w:rStyle w:val="CommentReference"/>
        </w:rPr>
        <w:annotationRef/>
      </w:r>
      <w:r>
        <w:rPr>
          <w:rStyle w:val="CommentReference"/>
        </w:rPr>
        <w:annotationRef/>
      </w:r>
    </w:p>
  </w:comment>
  <w:comment w:initials="RB" w:author="Rodrigo Elias  Bianchi" w:date="2020-07-09T17:09:32" w:id="2052103629">
    <w:p w:rsidR="06D73AE3" w:rsidRDefault="06D73AE3" w14:paraId="122367FB" w14:textId="418BDF8E">
      <w:pPr>
        <w:pStyle w:val="CommentText"/>
      </w:pPr>
      <w:r w:rsidR="06D73AE3">
        <w:rPr/>
        <w:t xml:space="preserve">Aqui dá a impressão que só existe Android e iOS... </w:t>
      </w:r>
      <w:r>
        <w:rPr>
          <w:rStyle w:val="CommentReference"/>
        </w:rPr>
        <w:annotationRef/>
      </w:r>
      <w:r>
        <w:rPr>
          <w:rStyle w:val="CommentReference"/>
        </w:rPr>
        <w:annotationRef/>
      </w:r>
    </w:p>
  </w:comment>
  <w:comment w:initials="RB" w:author="Rodrigo Elias  Bianchi" w:date="2020-07-09T17:34:55" w:id="1453433792">
    <w:p w:rsidR="06D73AE3" w:rsidRDefault="06D73AE3" w14:paraId="2EA21CA9" w14:textId="34407E6D">
      <w:pPr>
        <w:pStyle w:val="CommentText"/>
      </w:pPr>
      <w:r w:rsidR="06D73AE3">
        <w:rPr/>
        <w:t>Acho que essa referência está muito antiga para a velocidade do avanço do desenvolvimento híbrido.</w:t>
      </w:r>
      <w:r>
        <w:rPr>
          <w:rStyle w:val="CommentReference"/>
        </w:rPr>
        <w:annotationRef/>
      </w:r>
      <w:r>
        <w:rPr>
          <w:rStyle w:val="CommentReference"/>
        </w:rPr>
        <w:annotationRef/>
      </w:r>
    </w:p>
  </w:comment>
  <w:comment w:initials="RB" w:author="Rodrigo Elias  Bianchi" w:date="2020-07-09T17:38:11" w:id="2081374537">
    <w:p w:rsidR="06D73AE3" w:rsidRDefault="06D73AE3" w14:paraId="4AE0F421" w14:textId="50A68378">
      <w:pPr>
        <w:pStyle w:val="CommentText"/>
      </w:pPr>
      <w:r w:rsidR="06D73AE3">
        <w:rPr/>
        <w:t>Novamente o uso de atualmente em uma referência de 2016!</w:t>
      </w:r>
      <w:r>
        <w:rPr>
          <w:rStyle w:val="CommentReference"/>
        </w:rPr>
        <w:annotationRef/>
      </w:r>
      <w:r>
        <w:rPr>
          <w:rStyle w:val="CommentReference"/>
        </w:rPr>
        <w:annotationRef/>
      </w:r>
      <w:r>
        <w:rPr>
          <w:rStyle w:val="CommentReference"/>
        </w:rPr>
        <w:annotationRef/>
      </w:r>
    </w:p>
  </w:comment>
  <w:comment w:initials="RB" w:author="Rodrigo Elias  Bianchi" w:date="2020-07-09T17:46:29" w:id="1485256561">
    <w:p w:rsidR="06D73AE3" w:rsidRDefault="06D73AE3" w14:paraId="3C98F0C8" w14:textId="7860A589">
      <w:pPr>
        <w:pStyle w:val="CommentText"/>
      </w:pPr>
      <w:r w:rsidR="06D73AE3">
        <w:rPr/>
        <w:t>Por que essas foram as escolhidas?</w:t>
      </w:r>
      <w:r>
        <w:rPr>
          <w:rStyle w:val="CommentReference"/>
        </w:rPr>
        <w:annotationRef/>
      </w:r>
      <w:r>
        <w:rPr>
          <w:rStyle w:val="CommentReference"/>
        </w:rPr>
        <w:annotationRef/>
      </w:r>
    </w:p>
  </w:comment>
  <w:comment w:initials="RB" w:author="Rodrigo Elias  Bianchi" w:date="2020-07-09T18:08:11" w:id="65638662">
    <w:p w:rsidR="06D73AE3" w:rsidRDefault="06D73AE3" w14:paraId="3C37007E" w14:textId="230B053D">
      <w:pPr>
        <w:pStyle w:val="CommentText"/>
      </w:pPr>
      <w:r w:rsidR="06D73AE3">
        <w:rPr/>
        <w:t>muito legal, pode ficar mais claro na introdução isso.</w:t>
      </w:r>
      <w:r>
        <w:rPr>
          <w:rStyle w:val="CommentReference"/>
        </w:rPr>
        <w:annotationRef/>
      </w:r>
      <w:r>
        <w:rPr>
          <w:rStyle w:val="CommentReference"/>
        </w:rPr>
        <w:annotationRef/>
      </w:r>
    </w:p>
  </w:comment>
  <w:comment w:initials="RB" w:author="Rodrigo Elias  Bianchi" w:date="2020-07-09T18:08:38" w:id="318367564">
    <w:p w:rsidR="06D73AE3" w:rsidRDefault="06D73AE3" w14:paraId="3039EC0A" w14:textId="43F291A8">
      <w:pPr>
        <w:pStyle w:val="CommentText"/>
      </w:pPr>
      <w:r w:rsidR="06D73AE3">
        <w:rPr/>
        <w:t>É free? GPL? Open source?</w:t>
      </w:r>
      <w:r>
        <w:rPr>
          <w:rStyle w:val="CommentReference"/>
        </w:rPr>
        <w:annotationRef/>
      </w:r>
      <w:r>
        <w:rPr>
          <w:rStyle w:val="CommentReference"/>
        </w:rPr>
        <w:annotationRef/>
      </w:r>
      <w:r>
        <w:rPr>
          <w:rStyle w:val="CommentReference"/>
        </w:rPr>
        <w:annotationRef/>
      </w:r>
    </w:p>
  </w:comment>
  <w:comment w:initials="RB" w:author="Rodrigo Elias  Bianchi" w:date="2020-07-09T17:11:38" w:id="1324667882">
    <w:p w:rsidR="2C0CE60F" w:rsidP="2C0CE60F" w:rsidRDefault="2C0CE60F" w14:paraId="04588155" w14:textId="079C3329">
      <w:pPr>
        <w:pStyle w:val="CommentText"/>
      </w:pPr>
      <w:r w:rsidR="2C0CE60F">
        <w:rPr/>
        <w:t>Use parênteses com parcimônia, para pequenas coisas. Se vai explicar longamente, considere incluir a idéia no parágrafo ou utilizar uma nota de rodapé.</w:t>
      </w:r>
      <w:r>
        <w:rPr>
          <w:rStyle w:val="CommentReference"/>
        </w:rPr>
        <w:annotationRef/>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029C201"/>
  <w15:commentEx w15:done="0" w15:paraId="5ED9BF3E"/>
  <w15:commentEx w15:done="0" w15:paraId="2DE4DFBC"/>
  <w15:commentEx w15:done="0" w15:paraId="3893F5AF"/>
  <w15:commentEx w15:done="0" w15:paraId="122367FB"/>
  <w15:commentEx w15:done="0" w15:paraId="2EA21CA9"/>
  <w15:commentEx w15:done="0" w15:paraId="4AE0F421"/>
  <w15:commentEx w15:done="0" w15:paraId="3C98F0C8"/>
  <w15:commentEx w15:done="0" w15:paraId="3C37007E"/>
  <w15:commentEx w15:done="0" w15:paraId="3039EC0A"/>
  <w15:commentEx w15:done="0" w15:paraId="0458815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D5EC60" w16cex:dateUtc="2020-07-09T16:43:56.918Z"/>
  <w16cex:commentExtensible w16cex:durableId="571A207B" w16cex:dateUtc="2020-07-09T19:35:24.605Z"/>
  <w16cex:commentExtensible w16cex:durableId="23051C19" w16cex:dateUtc="2020-07-09T19:37:41.854Z"/>
  <w16cex:commentExtensible w16cex:durableId="1B9A8D11" w16cex:dateUtc="2020-07-09T19:52:47.24Z"/>
  <w16cex:commentExtensible w16cex:durableId="156F1597" w16cex:dateUtc="2020-07-09T20:09:32.725Z"/>
  <w16cex:commentExtensible w16cex:durableId="12F75F3E" w16cex:dateUtc="2020-07-09T20:11:38.624Z"/>
  <w16cex:commentExtensible w16cex:durableId="2C6B8BA9" w16cex:dateUtc="2020-07-09T20:34:55.084Z"/>
  <w16cex:commentExtensible w16cex:durableId="2648C666" w16cex:dateUtc="2020-07-09T20:38:11.87Z"/>
  <w16cex:commentExtensible w16cex:durableId="0025B06E" w16cex:dateUtc="2020-07-09T20:46:29.747Z"/>
  <w16cex:commentExtensible w16cex:durableId="01159EF4" w16cex:dateUtc="2020-07-09T21:08:11.915Z"/>
  <w16cex:commentExtensible w16cex:durableId="27CF8219" w16cex:dateUtc="2020-07-09T21:08:38.534Z"/>
</w16cex:commentsExtensible>
</file>

<file path=word/commentsIds.xml><?xml version="1.0" encoding="utf-8"?>
<w16cid:commentsIds xmlns:mc="http://schemas.openxmlformats.org/markup-compatibility/2006" xmlns:w16cid="http://schemas.microsoft.com/office/word/2016/wordml/cid" mc:Ignorable="w16cid">
  <w16cid:commentId w16cid:paraId="4029C201" w16cid:durableId="23D5EC60"/>
  <w16cid:commentId w16cid:paraId="5ED9BF3E" w16cid:durableId="571A207B"/>
  <w16cid:commentId w16cid:paraId="2DE4DFBC" w16cid:durableId="23051C19"/>
  <w16cid:commentId w16cid:paraId="3893F5AF" w16cid:durableId="1B9A8D11"/>
  <w16cid:commentId w16cid:paraId="122367FB" w16cid:durableId="156F1597"/>
  <w16cid:commentId w16cid:paraId="2EA21CA9" w16cid:durableId="2C6B8BA9"/>
  <w16cid:commentId w16cid:paraId="4AE0F421" w16cid:durableId="2648C666"/>
  <w16cid:commentId w16cid:paraId="3C98F0C8" w16cid:durableId="0025B06E"/>
  <w16cid:commentId w16cid:paraId="3C37007E" w16cid:durableId="01159EF4"/>
  <w16cid:commentId w16cid:paraId="3039EC0A" w16cid:durableId="27CF8219"/>
  <w16cid:commentId w16cid:paraId="04588155" w16cid:durableId="12F75F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604E4" w:rsidP="00C73DCB" w:rsidRDefault="001604E4" w14:paraId="71E21435" w14:textId="77777777">
      <w:pPr>
        <w:spacing w:line="240" w:lineRule="auto"/>
      </w:pPr>
      <w:r>
        <w:separator/>
      </w:r>
    </w:p>
  </w:endnote>
  <w:endnote w:type="continuationSeparator" w:id="0">
    <w:p w:rsidR="001604E4" w:rsidP="00C73DCB" w:rsidRDefault="001604E4" w14:paraId="49EB7C1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604E4" w:rsidP="00C73DCB" w:rsidRDefault="001604E4" w14:paraId="5BC033B5" w14:textId="77777777">
      <w:pPr>
        <w:spacing w:line="240" w:lineRule="auto"/>
      </w:pPr>
      <w:r>
        <w:separator/>
      </w:r>
    </w:p>
  </w:footnote>
  <w:footnote w:type="continuationSeparator" w:id="0">
    <w:p w:rsidR="001604E4" w:rsidP="00C73DCB" w:rsidRDefault="001604E4" w14:paraId="65648AE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669FB" w:rsidRDefault="002669FB" w14:paraId="0B23A105" w14:textId="2BA9D976">
    <w:pPr>
      <w:pStyle w:val="Header"/>
      <w:jc w:val="right"/>
    </w:pPr>
  </w:p>
  <w:p w:rsidR="002669FB" w:rsidRDefault="002669FB" w14:paraId="2E784A6D"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0175226"/>
      <w:docPartObj>
        <w:docPartGallery w:val="Page Numbers (Top of Page)"/>
        <w:docPartUnique/>
      </w:docPartObj>
    </w:sdtPr>
    <w:sdtEndPr>
      <w:rPr>
        <w:noProof/>
      </w:rPr>
    </w:sdtEndPr>
    <w:sdtContent>
      <w:p w:rsidR="002669FB" w:rsidRDefault="002669FB" w14:paraId="5DECDFDB"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2669FB" w:rsidRDefault="002669FB" w14:paraId="6354AD32"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84D25"/>
    <w:multiLevelType w:val="multilevel"/>
    <w:tmpl w:val="E66C7948"/>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 w15:restartNumberingAfterBreak="0">
    <w:nsid w:val="033F38B4"/>
    <w:multiLevelType w:val="multilevel"/>
    <w:tmpl w:val="31F4CC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3684E23"/>
    <w:multiLevelType w:val="multilevel"/>
    <w:tmpl w:val="6B46DA0C"/>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 w15:restartNumberingAfterBreak="0">
    <w:nsid w:val="06912784"/>
    <w:multiLevelType w:val="multilevel"/>
    <w:tmpl w:val="692E96C0"/>
    <w:lvl w:ilvl="0">
      <w:start w:val="1"/>
      <w:numFmt w:val="lowerLetter"/>
      <w:lvlText w:val="%1."/>
      <w:lvlJc w:val="left"/>
      <w:pPr>
        <w:ind w:left="0" w:firstLine="0"/>
      </w:pPr>
      <w:rPr>
        <w:rFonts w:hint="default" w:ascii="Times New Roman" w:hAnsi="Times New Roman" w:eastAsia="Times New Roman" w:cs="Times New Roman"/>
        <w:u w:val="none"/>
      </w:rPr>
    </w:lvl>
    <w:lvl w:ilvl="1">
      <w:start w:val="1"/>
      <w:numFmt w:val="lowerRoman"/>
      <w:lvlText w:val="%2."/>
      <w:lvlJc w:val="right"/>
      <w:pPr>
        <w:ind w:left="0" w:firstLine="0"/>
      </w:pPr>
      <w:rPr>
        <w:rFonts w:hint="default"/>
        <w:u w:val="none"/>
      </w:rPr>
    </w:lvl>
    <w:lvl w:ilvl="2">
      <w:start w:val="1"/>
      <w:numFmt w:val="decimal"/>
      <w:lvlText w:val="%3."/>
      <w:lvlJc w:val="left"/>
      <w:pPr>
        <w:ind w:left="0" w:firstLine="0"/>
      </w:pPr>
      <w:rPr>
        <w:rFonts w:hint="default"/>
        <w:u w:val="none"/>
      </w:rPr>
    </w:lvl>
    <w:lvl w:ilvl="3">
      <w:start w:val="1"/>
      <w:numFmt w:val="lowerLetter"/>
      <w:lvlText w:val="%4."/>
      <w:lvlJc w:val="left"/>
      <w:pPr>
        <w:ind w:left="0" w:firstLine="0"/>
      </w:pPr>
      <w:rPr>
        <w:rFonts w:hint="default"/>
        <w:u w:val="none"/>
      </w:rPr>
    </w:lvl>
    <w:lvl w:ilvl="4">
      <w:start w:val="1"/>
      <w:numFmt w:val="lowerRoman"/>
      <w:lvlText w:val="%5."/>
      <w:lvlJc w:val="right"/>
      <w:pPr>
        <w:ind w:left="0" w:firstLine="0"/>
      </w:pPr>
      <w:rPr>
        <w:rFonts w:hint="default"/>
        <w:u w:val="none"/>
      </w:rPr>
    </w:lvl>
    <w:lvl w:ilvl="5">
      <w:start w:val="1"/>
      <w:numFmt w:val="decimal"/>
      <w:lvlText w:val="%6."/>
      <w:lvlJc w:val="left"/>
      <w:pPr>
        <w:ind w:left="0" w:firstLine="0"/>
      </w:pPr>
      <w:rPr>
        <w:rFonts w:hint="default"/>
        <w:u w:val="none"/>
      </w:rPr>
    </w:lvl>
    <w:lvl w:ilvl="6">
      <w:start w:val="1"/>
      <w:numFmt w:val="lowerLetter"/>
      <w:lvlText w:val="%7."/>
      <w:lvlJc w:val="left"/>
      <w:pPr>
        <w:ind w:left="0" w:firstLine="0"/>
      </w:pPr>
      <w:rPr>
        <w:rFonts w:hint="default"/>
        <w:u w:val="none"/>
      </w:rPr>
    </w:lvl>
    <w:lvl w:ilvl="7">
      <w:start w:val="1"/>
      <w:numFmt w:val="lowerRoman"/>
      <w:lvlText w:val="%8."/>
      <w:lvlJc w:val="right"/>
      <w:pPr>
        <w:ind w:left="0" w:firstLine="0"/>
      </w:pPr>
      <w:rPr>
        <w:rFonts w:hint="default"/>
        <w:u w:val="none"/>
      </w:rPr>
    </w:lvl>
    <w:lvl w:ilvl="8">
      <w:start w:val="1"/>
      <w:numFmt w:val="decimal"/>
      <w:lvlText w:val="%9."/>
      <w:lvlJc w:val="left"/>
      <w:pPr>
        <w:ind w:left="0" w:firstLine="0"/>
      </w:pPr>
      <w:rPr>
        <w:rFonts w:hint="default"/>
        <w:u w:val="none"/>
      </w:rPr>
    </w:lvl>
  </w:abstractNum>
  <w:abstractNum w:abstractNumId="4" w15:restartNumberingAfterBreak="0">
    <w:nsid w:val="0A922540"/>
    <w:multiLevelType w:val="multilevel"/>
    <w:tmpl w:val="C9FC7B30"/>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5" w15:restartNumberingAfterBreak="0">
    <w:nsid w:val="0C2E68AC"/>
    <w:multiLevelType w:val="multilevel"/>
    <w:tmpl w:val="A22E6CCE"/>
    <w:lvl w:ilvl="0">
      <w:start w:val="1"/>
      <w:numFmt w:val="decimal"/>
      <w:pStyle w:val="titulo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F549CC"/>
    <w:multiLevelType w:val="multilevel"/>
    <w:tmpl w:val="C16AB2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0EB55F47"/>
    <w:multiLevelType w:val="multilevel"/>
    <w:tmpl w:val="D7E634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0F253CBB"/>
    <w:multiLevelType w:val="multilevel"/>
    <w:tmpl w:val="F42000F6"/>
    <w:lvl w:ilvl="0">
      <w:start w:val="1"/>
      <w:numFmt w:val="lowerLetter"/>
      <w:lvlText w:val="%1."/>
      <w:lvlJc w:val="left"/>
      <w:pPr>
        <w:ind w:left="720" w:hanging="360"/>
      </w:pPr>
      <w:rPr>
        <w:rFonts w:ascii="Times New Roman" w:hAnsi="Times New Roman" w:eastAsia="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0577A3A"/>
    <w:multiLevelType w:val="multilevel"/>
    <w:tmpl w:val="B61E4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0A5EF0"/>
    <w:multiLevelType w:val="multilevel"/>
    <w:tmpl w:val="E4E4C5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5592EAA"/>
    <w:multiLevelType w:val="multilevel"/>
    <w:tmpl w:val="B52A98E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183A1804"/>
    <w:multiLevelType w:val="multilevel"/>
    <w:tmpl w:val="0542F9E2"/>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3" w15:restartNumberingAfterBreak="0">
    <w:nsid w:val="1C534597"/>
    <w:multiLevelType w:val="multilevel"/>
    <w:tmpl w:val="EBC6C2DA"/>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4" w15:restartNumberingAfterBreak="0">
    <w:nsid w:val="241F7241"/>
    <w:multiLevelType w:val="multilevel"/>
    <w:tmpl w:val="CD2EF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5C24A63"/>
    <w:multiLevelType w:val="multilevel"/>
    <w:tmpl w:val="E9A89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A83205C"/>
    <w:multiLevelType w:val="multilevel"/>
    <w:tmpl w:val="86DC4A34"/>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7" w15:restartNumberingAfterBreak="0">
    <w:nsid w:val="2A984C03"/>
    <w:multiLevelType w:val="multilevel"/>
    <w:tmpl w:val="C516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E215561"/>
    <w:multiLevelType w:val="multilevel"/>
    <w:tmpl w:val="75F6D9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2FB1633E"/>
    <w:multiLevelType w:val="multilevel"/>
    <w:tmpl w:val="147049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AE0526B"/>
    <w:multiLevelType w:val="multilevel"/>
    <w:tmpl w:val="3286A630"/>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1" w15:restartNumberingAfterBreak="0">
    <w:nsid w:val="3B794ABC"/>
    <w:multiLevelType w:val="multilevel"/>
    <w:tmpl w:val="6032B67C"/>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2" w15:restartNumberingAfterBreak="0">
    <w:nsid w:val="3B9F7E62"/>
    <w:multiLevelType w:val="multilevel"/>
    <w:tmpl w:val="944CB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D0513D"/>
    <w:multiLevelType w:val="multilevel"/>
    <w:tmpl w:val="D7D0E56C"/>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4" w15:restartNumberingAfterBreak="0">
    <w:nsid w:val="434E422E"/>
    <w:multiLevelType w:val="multilevel"/>
    <w:tmpl w:val="29CE3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C4CF6"/>
    <w:multiLevelType w:val="multilevel"/>
    <w:tmpl w:val="19C2717E"/>
    <w:lvl w:ilvl="0">
      <w:start w:val="1"/>
      <w:numFmt w:val="lowerLetter"/>
      <w:lvlText w:val="%1."/>
      <w:lvlJc w:val="left"/>
      <w:pPr>
        <w:ind w:left="0" w:firstLine="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6" w15:restartNumberingAfterBreak="0">
    <w:nsid w:val="476F1E68"/>
    <w:multiLevelType w:val="multilevel"/>
    <w:tmpl w:val="2A24FEE8"/>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7" w15:restartNumberingAfterBreak="0">
    <w:nsid w:val="4B694495"/>
    <w:multiLevelType w:val="multilevel"/>
    <w:tmpl w:val="A4EEC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3D09C9"/>
    <w:multiLevelType w:val="multilevel"/>
    <w:tmpl w:val="34DAF1F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EF2670"/>
    <w:multiLevelType w:val="multilevel"/>
    <w:tmpl w:val="C5B40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C41E25"/>
    <w:multiLevelType w:val="multilevel"/>
    <w:tmpl w:val="EE0E550A"/>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0" w:firstLine="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0" w:firstLine="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1" w15:restartNumberingAfterBreak="0">
    <w:nsid w:val="55863772"/>
    <w:multiLevelType w:val="multilevel"/>
    <w:tmpl w:val="A516C0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6CF7918"/>
    <w:multiLevelType w:val="multilevel"/>
    <w:tmpl w:val="BBFAFF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15:restartNumberingAfterBreak="0">
    <w:nsid w:val="5AB2328E"/>
    <w:multiLevelType w:val="multilevel"/>
    <w:tmpl w:val="62F27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AD67C4F"/>
    <w:multiLevelType w:val="multilevel"/>
    <w:tmpl w:val="A23A2DDE"/>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5" w15:restartNumberingAfterBreak="0">
    <w:nsid w:val="5D704DB9"/>
    <w:multiLevelType w:val="multilevel"/>
    <w:tmpl w:val="0568BF20"/>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6" w15:restartNumberingAfterBreak="0">
    <w:nsid w:val="64CC4322"/>
    <w:multiLevelType w:val="multilevel"/>
    <w:tmpl w:val="4E187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AAD2B71"/>
    <w:multiLevelType w:val="multilevel"/>
    <w:tmpl w:val="6F905996"/>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8" w15:restartNumberingAfterBreak="0">
    <w:nsid w:val="6B9759FC"/>
    <w:multiLevelType w:val="multilevel"/>
    <w:tmpl w:val="18CCA318"/>
    <w:lvl w:ilvl="0">
      <w:start w:val="1"/>
      <w:numFmt w:val="lowerLetter"/>
      <w:lvlText w:val="%1."/>
      <w:lvlJc w:val="left"/>
      <w:pPr>
        <w:ind w:left="720" w:hanging="72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9" w15:restartNumberingAfterBreak="0">
    <w:nsid w:val="6F1A79FD"/>
    <w:multiLevelType w:val="multilevel"/>
    <w:tmpl w:val="340ACE56"/>
    <w:lvl w:ilvl="0">
      <w:start w:val="1"/>
      <w:numFmt w:val="lowerLetter"/>
      <w:lvlText w:val="%1."/>
      <w:lvlJc w:val="left"/>
      <w:pPr>
        <w:ind w:left="0" w:firstLine="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40" w15:restartNumberingAfterBreak="0">
    <w:nsid w:val="7151030E"/>
    <w:multiLevelType w:val="multilevel"/>
    <w:tmpl w:val="F1AA9B8C"/>
    <w:lvl w:ilvl="0">
      <w:start w:val="1"/>
      <w:numFmt w:val="lowerLetter"/>
      <w:lvlText w:val="%1."/>
      <w:lvlJc w:val="left"/>
      <w:pPr>
        <w:ind w:left="0" w:firstLine="0"/>
      </w:pPr>
      <w:rPr>
        <w:rFonts w:hint="default" w:ascii="Times New Roman" w:hAnsi="Times New Roman" w:eastAsia="Times New Roman" w:cs="Times New Roman"/>
        <w:u w:val="none"/>
      </w:rPr>
    </w:lvl>
    <w:lvl w:ilvl="1">
      <w:start w:val="1"/>
      <w:numFmt w:val="lowerRoman"/>
      <w:lvlText w:val="%2."/>
      <w:lvlJc w:val="right"/>
      <w:pPr>
        <w:ind w:left="0" w:firstLine="0"/>
      </w:pPr>
      <w:rPr>
        <w:rFonts w:hint="default"/>
        <w:u w:val="none"/>
      </w:rPr>
    </w:lvl>
    <w:lvl w:ilvl="2">
      <w:start w:val="1"/>
      <w:numFmt w:val="decimal"/>
      <w:lvlText w:val="%3."/>
      <w:lvlJc w:val="left"/>
      <w:pPr>
        <w:ind w:left="0" w:firstLine="0"/>
      </w:pPr>
      <w:rPr>
        <w:rFonts w:hint="default"/>
        <w:u w:val="none"/>
      </w:rPr>
    </w:lvl>
    <w:lvl w:ilvl="3">
      <w:start w:val="1"/>
      <w:numFmt w:val="lowerLetter"/>
      <w:lvlText w:val="%4."/>
      <w:lvlJc w:val="left"/>
      <w:pPr>
        <w:ind w:left="0" w:firstLine="0"/>
      </w:pPr>
      <w:rPr>
        <w:rFonts w:hint="default"/>
        <w:u w:val="none"/>
      </w:rPr>
    </w:lvl>
    <w:lvl w:ilvl="4">
      <w:start w:val="1"/>
      <w:numFmt w:val="lowerRoman"/>
      <w:lvlText w:val="%5."/>
      <w:lvlJc w:val="right"/>
      <w:pPr>
        <w:ind w:left="0" w:firstLine="0"/>
      </w:pPr>
      <w:rPr>
        <w:rFonts w:hint="default"/>
        <w:u w:val="none"/>
      </w:rPr>
    </w:lvl>
    <w:lvl w:ilvl="5">
      <w:start w:val="1"/>
      <w:numFmt w:val="decimal"/>
      <w:lvlText w:val="%6."/>
      <w:lvlJc w:val="left"/>
      <w:pPr>
        <w:ind w:left="0" w:firstLine="0"/>
      </w:pPr>
      <w:rPr>
        <w:rFonts w:hint="default"/>
        <w:u w:val="none"/>
      </w:rPr>
    </w:lvl>
    <w:lvl w:ilvl="6">
      <w:start w:val="1"/>
      <w:numFmt w:val="lowerLetter"/>
      <w:lvlText w:val="%7."/>
      <w:lvlJc w:val="left"/>
      <w:pPr>
        <w:ind w:left="0" w:firstLine="0"/>
      </w:pPr>
      <w:rPr>
        <w:rFonts w:hint="default"/>
        <w:u w:val="none"/>
      </w:rPr>
    </w:lvl>
    <w:lvl w:ilvl="7">
      <w:start w:val="1"/>
      <w:numFmt w:val="lowerRoman"/>
      <w:lvlText w:val="%8."/>
      <w:lvlJc w:val="right"/>
      <w:pPr>
        <w:ind w:left="0" w:firstLine="0"/>
      </w:pPr>
      <w:rPr>
        <w:rFonts w:hint="default"/>
        <w:u w:val="none"/>
      </w:rPr>
    </w:lvl>
    <w:lvl w:ilvl="8">
      <w:start w:val="1"/>
      <w:numFmt w:val="decimal"/>
      <w:lvlText w:val="%9."/>
      <w:lvlJc w:val="left"/>
      <w:pPr>
        <w:ind w:left="0" w:firstLine="0"/>
      </w:pPr>
      <w:rPr>
        <w:rFonts w:hint="default"/>
        <w:u w:val="none"/>
      </w:rPr>
    </w:lvl>
  </w:abstractNum>
  <w:abstractNum w:abstractNumId="41" w15:restartNumberingAfterBreak="0">
    <w:nsid w:val="73B77DC8"/>
    <w:multiLevelType w:val="multilevel"/>
    <w:tmpl w:val="714E1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9E7AFB"/>
    <w:multiLevelType w:val="multilevel"/>
    <w:tmpl w:val="A33E0058"/>
    <w:lvl w:ilvl="0">
      <w:start w:val="1"/>
      <w:numFmt w:val="lowerLetter"/>
      <w:lvlText w:val="%1."/>
      <w:lvlJc w:val="left"/>
      <w:pPr>
        <w:ind w:left="0" w:firstLine="0"/>
      </w:pPr>
      <w:rPr>
        <w:rFonts w:hint="default" w:ascii="Times New Roman" w:hAnsi="Times New Roman" w:eastAsia="Times New Roman" w:cs="Times New Roman"/>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43" w15:restartNumberingAfterBreak="0">
    <w:nsid w:val="77804D05"/>
    <w:multiLevelType w:val="hybridMultilevel"/>
    <w:tmpl w:val="CE7CEA3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AED2F1B"/>
    <w:multiLevelType w:val="multilevel"/>
    <w:tmpl w:val="BE3C9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536623"/>
    <w:multiLevelType w:val="multilevel"/>
    <w:tmpl w:val="32D8E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5"/>
  </w:num>
  <w:num w:numId="4">
    <w:abstractNumId w:val="14"/>
  </w:num>
  <w:num w:numId="5">
    <w:abstractNumId w:val="12"/>
  </w:num>
  <w:num w:numId="6">
    <w:abstractNumId w:val="1"/>
  </w:num>
  <w:num w:numId="7">
    <w:abstractNumId w:val="45"/>
  </w:num>
  <w:num w:numId="8">
    <w:abstractNumId w:val="33"/>
  </w:num>
  <w:num w:numId="9">
    <w:abstractNumId w:val="13"/>
  </w:num>
  <w:num w:numId="10">
    <w:abstractNumId w:val="44"/>
  </w:num>
  <w:num w:numId="11">
    <w:abstractNumId w:val="0"/>
  </w:num>
  <w:num w:numId="12">
    <w:abstractNumId w:val="38"/>
  </w:num>
  <w:num w:numId="13">
    <w:abstractNumId w:val="32"/>
  </w:num>
  <w:num w:numId="14">
    <w:abstractNumId w:val="34"/>
  </w:num>
  <w:num w:numId="15">
    <w:abstractNumId w:val="23"/>
  </w:num>
  <w:num w:numId="16">
    <w:abstractNumId w:val="31"/>
  </w:num>
  <w:num w:numId="17">
    <w:abstractNumId w:val="10"/>
  </w:num>
  <w:num w:numId="18">
    <w:abstractNumId w:val="16"/>
  </w:num>
  <w:num w:numId="19">
    <w:abstractNumId w:val="4"/>
  </w:num>
  <w:num w:numId="20">
    <w:abstractNumId w:val="17"/>
  </w:num>
  <w:num w:numId="21">
    <w:abstractNumId w:val="8"/>
  </w:num>
  <w:num w:numId="22">
    <w:abstractNumId w:val="42"/>
  </w:num>
  <w:num w:numId="23">
    <w:abstractNumId w:val="25"/>
  </w:num>
  <w:num w:numId="24">
    <w:abstractNumId w:val="35"/>
  </w:num>
  <w:num w:numId="25">
    <w:abstractNumId w:val="19"/>
  </w:num>
  <w:num w:numId="26">
    <w:abstractNumId w:val="9"/>
  </w:num>
  <w:num w:numId="27">
    <w:abstractNumId w:val="21"/>
  </w:num>
  <w:num w:numId="28">
    <w:abstractNumId w:val="30"/>
  </w:num>
  <w:num w:numId="29">
    <w:abstractNumId w:val="37"/>
  </w:num>
  <w:num w:numId="30">
    <w:abstractNumId w:val="40"/>
  </w:num>
  <w:num w:numId="31">
    <w:abstractNumId w:val="26"/>
  </w:num>
  <w:num w:numId="32">
    <w:abstractNumId w:val="18"/>
  </w:num>
  <w:num w:numId="33">
    <w:abstractNumId w:val="22"/>
  </w:num>
  <w:num w:numId="34">
    <w:abstractNumId w:val="27"/>
  </w:num>
  <w:num w:numId="35">
    <w:abstractNumId w:val="41"/>
  </w:num>
  <w:num w:numId="36">
    <w:abstractNumId w:val="36"/>
  </w:num>
  <w:num w:numId="37">
    <w:abstractNumId w:val="7"/>
  </w:num>
  <w:num w:numId="38">
    <w:abstractNumId w:val="24"/>
  </w:num>
  <w:num w:numId="39">
    <w:abstractNumId w:val="29"/>
  </w:num>
  <w:num w:numId="40">
    <w:abstractNumId w:val="11"/>
  </w:num>
  <w:num w:numId="41">
    <w:abstractNumId w:val="20"/>
  </w:num>
  <w:num w:numId="42">
    <w:abstractNumId w:val="3"/>
  </w:num>
  <w:num w:numId="43">
    <w:abstractNumId w:val="39"/>
  </w:num>
  <w:num w:numId="44">
    <w:abstractNumId w:val="15"/>
  </w:num>
  <w:num w:numId="45">
    <w:abstractNumId w:val="43"/>
  </w:num>
  <w:num w:numId="46">
    <w:abstractNumId w:val="28"/>
  </w:num>
  <w:numIdMacAtCleanup w:val="46"/>
</w:numbering>
</file>

<file path=word/people.xml><?xml version="1.0" encoding="utf-8"?>
<w15:people xmlns:mc="http://schemas.openxmlformats.org/markup-compatibility/2006" xmlns:w15="http://schemas.microsoft.com/office/word/2012/wordml" mc:Ignorable="w15">
  <w15:person w15:author="Rodrigo Elias  Bianchi">
    <w15:presenceInfo w15:providerId="AD" w15:userId="S::bianchi@ifsp.edu.br::f4369659-c8c0-45b3-9f24-d02de21bd7f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051"/>
    <w:rsid w:val="0001031E"/>
    <w:rsid w:val="00014DE2"/>
    <w:rsid w:val="00043245"/>
    <w:rsid w:val="0008628E"/>
    <w:rsid w:val="00094860"/>
    <w:rsid w:val="000960F4"/>
    <w:rsid w:val="000E0B6D"/>
    <w:rsid w:val="000E5A03"/>
    <w:rsid w:val="000F4F5E"/>
    <w:rsid w:val="0011460C"/>
    <w:rsid w:val="00126069"/>
    <w:rsid w:val="00147180"/>
    <w:rsid w:val="001604E4"/>
    <w:rsid w:val="001A6A12"/>
    <w:rsid w:val="001C4358"/>
    <w:rsid w:val="001D4D8D"/>
    <w:rsid w:val="00201CAF"/>
    <w:rsid w:val="002145A7"/>
    <w:rsid w:val="00236829"/>
    <w:rsid w:val="002556F1"/>
    <w:rsid w:val="002669FB"/>
    <w:rsid w:val="002744A4"/>
    <w:rsid w:val="002771DB"/>
    <w:rsid w:val="00280198"/>
    <w:rsid w:val="00283E1D"/>
    <w:rsid w:val="00287FFE"/>
    <w:rsid w:val="002940E7"/>
    <w:rsid w:val="002A05F6"/>
    <w:rsid w:val="002D221B"/>
    <w:rsid w:val="002D2A3A"/>
    <w:rsid w:val="00303806"/>
    <w:rsid w:val="00321A59"/>
    <w:rsid w:val="00324B1B"/>
    <w:rsid w:val="00360090"/>
    <w:rsid w:val="00377562"/>
    <w:rsid w:val="003A51A4"/>
    <w:rsid w:val="003B66E0"/>
    <w:rsid w:val="003D3B26"/>
    <w:rsid w:val="003E31FC"/>
    <w:rsid w:val="003E47E4"/>
    <w:rsid w:val="00421038"/>
    <w:rsid w:val="004338B8"/>
    <w:rsid w:val="004560F0"/>
    <w:rsid w:val="00466C26"/>
    <w:rsid w:val="004679DC"/>
    <w:rsid w:val="004A0FDD"/>
    <w:rsid w:val="004A3114"/>
    <w:rsid w:val="004B5DAE"/>
    <w:rsid w:val="004C40F8"/>
    <w:rsid w:val="00531514"/>
    <w:rsid w:val="00564131"/>
    <w:rsid w:val="00583051"/>
    <w:rsid w:val="00583DC6"/>
    <w:rsid w:val="00584966"/>
    <w:rsid w:val="005A08D3"/>
    <w:rsid w:val="005C4462"/>
    <w:rsid w:val="0064557C"/>
    <w:rsid w:val="006620D0"/>
    <w:rsid w:val="006873F0"/>
    <w:rsid w:val="006F6745"/>
    <w:rsid w:val="007820FF"/>
    <w:rsid w:val="00796A98"/>
    <w:rsid w:val="00797D3B"/>
    <w:rsid w:val="007B2EAF"/>
    <w:rsid w:val="007B76CE"/>
    <w:rsid w:val="007C1CC5"/>
    <w:rsid w:val="00816B75"/>
    <w:rsid w:val="008308CB"/>
    <w:rsid w:val="008550DF"/>
    <w:rsid w:val="00862616"/>
    <w:rsid w:val="008650CE"/>
    <w:rsid w:val="008A175A"/>
    <w:rsid w:val="008B26FD"/>
    <w:rsid w:val="008B4BA1"/>
    <w:rsid w:val="008C1101"/>
    <w:rsid w:val="009109D8"/>
    <w:rsid w:val="009549CC"/>
    <w:rsid w:val="00974CB7"/>
    <w:rsid w:val="009B7494"/>
    <w:rsid w:val="009D15A0"/>
    <w:rsid w:val="009E1181"/>
    <w:rsid w:val="00A10BC7"/>
    <w:rsid w:val="00A400B9"/>
    <w:rsid w:val="00A6196C"/>
    <w:rsid w:val="00A6759F"/>
    <w:rsid w:val="00A72E5D"/>
    <w:rsid w:val="00A83F2E"/>
    <w:rsid w:val="00A8625E"/>
    <w:rsid w:val="00A87461"/>
    <w:rsid w:val="00AB3D1C"/>
    <w:rsid w:val="00AB54C2"/>
    <w:rsid w:val="00AB7C94"/>
    <w:rsid w:val="00AC3D83"/>
    <w:rsid w:val="00AC7104"/>
    <w:rsid w:val="00B12280"/>
    <w:rsid w:val="00B1532B"/>
    <w:rsid w:val="00B61758"/>
    <w:rsid w:val="00B65EF7"/>
    <w:rsid w:val="00BA6A9F"/>
    <w:rsid w:val="00BF1909"/>
    <w:rsid w:val="00BF4BA7"/>
    <w:rsid w:val="00C04CE4"/>
    <w:rsid w:val="00C548E3"/>
    <w:rsid w:val="00C575E5"/>
    <w:rsid w:val="00C71AF5"/>
    <w:rsid w:val="00C73DCB"/>
    <w:rsid w:val="00C73EBD"/>
    <w:rsid w:val="00CA5776"/>
    <w:rsid w:val="00CB1931"/>
    <w:rsid w:val="00D123DD"/>
    <w:rsid w:val="00D323CC"/>
    <w:rsid w:val="00D323F1"/>
    <w:rsid w:val="00D34340"/>
    <w:rsid w:val="00D44FDB"/>
    <w:rsid w:val="00D77D68"/>
    <w:rsid w:val="00DC0355"/>
    <w:rsid w:val="00DF56BE"/>
    <w:rsid w:val="00E026BB"/>
    <w:rsid w:val="00E22FF6"/>
    <w:rsid w:val="00E45F35"/>
    <w:rsid w:val="00E82422"/>
    <w:rsid w:val="00EE144A"/>
    <w:rsid w:val="00F36244"/>
    <w:rsid w:val="00F41DC3"/>
    <w:rsid w:val="00F62098"/>
    <w:rsid w:val="00F650C1"/>
    <w:rsid w:val="00F70F15"/>
    <w:rsid w:val="00F76CC6"/>
    <w:rsid w:val="00FA1306"/>
    <w:rsid w:val="00FB78B7"/>
    <w:rsid w:val="013632F6"/>
    <w:rsid w:val="013A84CF"/>
    <w:rsid w:val="0545A37E"/>
    <w:rsid w:val="06D73AE3"/>
    <w:rsid w:val="08794C24"/>
    <w:rsid w:val="091388D2"/>
    <w:rsid w:val="097581F8"/>
    <w:rsid w:val="097FEAB1"/>
    <w:rsid w:val="0A41777D"/>
    <w:rsid w:val="0B1216E1"/>
    <w:rsid w:val="0B5F0592"/>
    <w:rsid w:val="0C5BAE22"/>
    <w:rsid w:val="0EFD2222"/>
    <w:rsid w:val="130D7881"/>
    <w:rsid w:val="152FE767"/>
    <w:rsid w:val="1709673E"/>
    <w:rsid w:val="18523648"/>
    <w:rsid w:val="19464375"/>
    <w:rsid w:val="1A738C4F"/>
    <w:rsid w:val="1A82B850"/>
    <w:rsid w:val="1AE988FC"/>
    <w:rsid w:val="25A07597"/>
    <w:rsid w:val="2873BB5E"/>
    <w:rsid w:val="2AD2CC70"/>
    <w:rsid w:val="2B939201"/>
    <w:rsid w:val="2C0CE60F"/>
    <w:rsid w:val="2D17CBF6"/>
    <w:rsid w:val="2EAECDF1"/>
    <w:rsid w:val="30C48E4C"/>
    <w:rsid w:val="30C48E4C"/>
    <w:rsid w:val="319D0FA1"/>
    <w:rsid w:val="320C5BB3"/>
    <w:rsid w:val="346A3E8E"/>
    <w:rsid w:val="346A3E8E"/>
    <w:rsid w:val="352FE8B2"/>
    <w:rsid w:val="3539C63A"/>
    <w:rsid w:val="35FA6FA1"/>
    <w:rsid w:val="36123ADA"/>
    <w:rsid w:val="36E33011"/>
    <w:rsid w:val="386DA3F6"/>
    <w:rsid w:val="38EC3E7B"/>
    <w:rsid w:val="39F96676"/>
    <w:rsid w:val="3E700787"/>
    <w:rsid w:val="3EAB7835"/>
    <w:rsid w:val="41DE44EF"/>
    <w:rsid w:val="42C2B2F8"/>
    <w:rsid w:val="42C2B2F8"/>
    <w:rsid w:val="447728D4"/>
    <w:rsid w:val="4745D4EE"/>
    <w:rsid w:val="476DFE04"/>
    <w:rsid w:val="476DFE04"/>
    <w:rsid w:val="47F22E0E"/>
    <w:rsid w:val="488FAB2B"/>
    <w:rsid w:val="4D482553"/>
    <w:rsid w:val="4F9D097E"/>
    <w:rsid w:val="519E301C"/>
    <w:rsid w:val="5213A84D"/>
    <w:rsid w:val="525847A9"/>
    <w:rsid w:val="56C332AB"/>
    <w:rsid w:val="570BE750"/>
    <w:rsid w:val="58BC81CB"/>
    <w:rsid w:val="5B17FBD1"/>
    <w:rsid w:val="5D02C20B"/>
    <w:rsid w:val="5D70F36A"/>
    <w:rsid w:val="5D78AEF1"/>
    <w:rsid w:val="5DA6B40C"/>
    <w:rsid w:val="5DCE99DF"/>
    <w:rsid w:val="5DF21752"/>
    <w:rsid w:val="604F7FC7"/>
    <w:rsid w:val="615D3D0E"/>
    <w:rsid w:val="61812293"/>
    <w:rsid w:val="62AFB9FB"/>
    <w:rsid w:val="645E4828"/>
    <w:rsid w:val="667E1069"/>
    <w:rsid w:val="687C7EC3"/>
    <w:rsid w:val="6996C425"/>
    <w:rsid w:val="6AF40F9E"/>
    <w:rsid w:val="6B75538E"/>
    <w:rsid w:val="6BA4162B"/>
    <w:rsid w:val="6BE33B72"/>
    <w:rsid w:val="6F3FA94C"/>
    <w:rsid w:val="70EB5684"/>
    <w:rsid w:val="7468D30E"/>
    <w:rsid w:val="7468D30E"/>
    <w:rsid w:val="77A273B8"/>
    <w:rsid w:val="7D2AA773"/>
    <w:rsid w:val="7EF3758A"/>
    <w:rsid w:val="7FA091C4"/>
    <w:rsid w:val="7FA091C4"/>
    <w:rsid w:val="7FDE8C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672FC"/>
  <w15:docId w15:val="{6BE3C3B4-9D82-44E4-A52E-11F05BEA506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Arial" w:hAnsi="Arial" w:eastAsia="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tyle>
  <w:style w:type="paragraph" w:styleId="Heading1">
    <w:name w:val="heading 1"/>
    <w:basedOn w:val="Normal"/>
    <w:next w:val="Normal"/>
    <w:link w:val="Heading1Char"/>
    <w:uiPriority w:val="9"/>
    <w:rsid w:val="001D4D8D"/>
    <w:pPr>
      <w:keepNext/>
      <w:keepLines/>
      <w:spacing w:before="400" w:after="120"/>
      <w:outlineLvl w:val="0"/>
    </w:pPr>
    <w:rPr>
      <w:rFonts w:ascii="Times New Roman" w:hAnsi="Times New Roman"/>
      <w:b/>
      <w:sz w:val="28"/>
      <w:szCs w:val="40"/>
    </w:rPr>
  </w:style>
  <w:style w:type="paragraph" w:styleId="Heading2">
    <w:name w:val="heading 2"/>
    <w:basedOn w:val="Normal"/>
    <w:next w:val="Normal"/>
    <w:uiPriority w:val="9"/>
    <w:unhideWhenUsed/>
    <w:pPr>
      <w:keepNext/>
      <w:keepLines/>
      <w:spacing w:before="360" w:after="120"/>
      <w:outlineLvl w:val="1"/>
    </w:pPr>
    <w:rPr>
      <w:sz w:val="32"/>
      <w:szCs w:val="32"/>
    </w:rPr>
  </w:style>
  <w:style w:type="paragraph" w:styleId="Heading3">
    <w:name w:val="heading 3"/>
    <w:basedOn w:val="Normal"/>
    <w:next w:val="Normal"/>
    <w:link w:val="Heading3Char"/>
    <w:uiPriority w:val="9"/>
    <w:unhideWhenUsed/>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aliases w:val="titulo1"/>
    <w:basedOn w:val="Normal"/>
    <w:next w:val="Normal"/>
    <w:uiPriority w:val="10"/>
    <w:qFormat/>
    <w:rsid w:val="00B61758"/>
    <w:pPr>
      <w:keepNext/>
      <w:keepLines/>
      <w:spacing w:after="60"/>
    </w:pPr>
    <w:rPr>
      <w:rFonts w:ascii="Times New Roman" w:hAnsi="Times New Roman"/>
      <w:b/>
      <w:sz w:val="28"/>
      <w:szCs w:val="52"/>
    </w:rPr>
  </w:style>
  <w:style w:type="paragraph" w:styleId="Subtitle">
    <w:name w:val="Subtitle"/>
    <w:basedOn w:val="Normal"/>
    <w:next w:val="Normal"/>
    <w:uiPriority w:val="11"/>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A3741"/>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2A3741"/>
    <w:rPr>
      <w:rFonts w:ascii="Segoe UI" w:hAnsi="Segoe UI" w:cs="Segoe UI"/>
      <w:sz w:val="18"/>
      <w:szCs w:val="18"/>
    </w:r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9D15A0"/>
    <w:pPr>
      <w:spacing w:line="360" w:lineRule="auto"/>
      <w:jc w:val="both"/>
    </w:pPr>
    <w:rPr>
      <w:rFonts w:ascii="Times New Roman" w:hAnsi="Times New Roman" w:eastAsiaTheme="minorHAnsi" w:cstheme="minorBidi"/>
      <w:sz w:val="24"/>
      <w:lang w:eastAsia="en-US"/>
    </w:rPr>
  </w:style>
  <w:style w:type="character" w:styleId="Hyperlink">
    <w:name w:val="Hyperlink"/>
    <w:basedOn w:val="DefaultParagraphFont"/>
    <w:uiPriority w:val="99"/>
    <w:unhideWhenUsed/>
    <w:rsid w:val="009D15A0"/>
    <w:rPr>
      <w:color w:val="0000FF" w:themeColor="hyperlink"/>
      <w:u w:val="single"/>
    </w:rPr>
  </w:style>
  <w:style w:type="paragraph" w:styleId="figuras" w:customStyle="1">
    <w:name w:val="figuras"/>
    <w:basedOn w:val="Normal"/>
    <w:link w:val="figurasChar"/>
    <w:qFormat/>
    <w:rsid w:val="00AB54C2"/>
    <w:pPr>
      <w:spacing w:line="360" w:lineRule="auto"/>
      <w:ind w:firstLine="720"/>
      <w:jc w:val="center"/>
    </w:pPr>
    <w:rPr>
      <w:rFonts w:ascii="Times New Roman" w:hAnsi="Times New Roman" w:eastAsia="Times New Roman" w:cs="Times New Roman"/>
      <w:b/>
      <w:sz w:val="20"/>
      <w:szCs w:val="20"/>
    </w:rPr>
  </w:style>
  <w:style w:type="paragraph" w:styleId="Caption">
    <w:name w:val="caption"/>
    <w:basedOn w:val="Normal"/>
    <w:next w:val="Normal"/>
    <w:uiPriority w:val="35"/>
    <w:unhideWhenUsed/>
    <w:rsid w:val="00AB54C2"/>
    <w:pPr>
      <w:spacing w:after="200" w:line="240" w:lineRule="auto"/>
    </w:pPr>
    <w:rPr>
      <w:i/>
      <w:iCs/>
      <w:color w:val="1F497D" w:themeColor="text2"/>
      <w:sz w:val="18"/>
      <w:szCs w:val="18"/>
    </w:rPr>
  </w:style>
  <w:style w:type="character" w:styleId="figurasChar" w:customStyle="1">
    <w:name w:val="figuras Char"/>
    <w:basedOn w:val="DefaultParagraphFont"/>
    <w:link w:val="figuras"/>
    <w:rsid w:val="00AB54C2"/>
    <w:rPr>
      <w:rFonts w:ascii="Times New Roman" w:hAnsi="Times New Roman" w:eastAsia="Times New Roman" w:cs="Times New Roman"/>
      <w:b/>
      <w:sz w:val="20"/>
      <w:szCs w:val="20"/>
    </w:rPr>
  </w:style>
  <w:style w:type="character" w:styleId="UnresolvedMention">
    <w:name w:val="Unresolved Mention"/>
    <w:basedOn w:val="DefaultParagraphFont"/>
    <w:uiPriority w:val="99"/>
    <w:semiHidden/>
    <w:unhideWhenUsed/>
    <w:rsid w:val="00F62098"/>
    <w:rPr>
      <w:color w:val="605E5C"/>
      <w:shd w:val="clear" w:color="auto" w:fill="E1DFDD"/>
    </w:rPr>
  </w:style>
  <w:style w:type="paragraph" w:styleId="ListParagraph">
    <w:name w:val="List Paragraph"/>
    <w:basedOn w:val="Normal"/>
    <w:uiPriority w:val="34"/>
    <w:rsid w:val="00F62098"/>
    <w:pPr>
      <w:ind w:left="720"/>
      <w:contextualSpacing/>
    </w:pPr>
  </w:style>
  <w:style w:type="paragraph" w:styleId="ilustracao" w:customStyle="1">
    <w:name w:val="ilustracao"/>
    <w:basedOn w:val="Normal"/>
    <w:link w:val="ilustracaoChar"/>
    <w:qFormat/>
    <w:rsid w:val="009B7494"/>
    <w:pPr>
      <w:spacing w:line="240" w:lineRule="auto"/>
      <w:ind w:firstLine="720"/>
      <w:jc w:val="center"/>
    </w:pPr>
    <w:rPr>
      <w:rFonts w:ascii="Times New Roman" w:hAnsi="Times New Roman" w:eastAsia="Times New Roman" w:cs="Times New Roman"/>
      <w:b/>
      <w:sz w:val="20"/>
      <w:szCs w:val="20"/>
    </w:rPr>
  </w:style>
  <w:style w:type="paragraph" w:styleId="Header">
    <w:name w:val="header"/>
    <w:basedOn w:val="Normal"/>
    <w:link w:val="HeaderChar"/>
    <w:uiPriority w:val="99"/>
    <w:unhideWhenUsed/>
    <w:rsid w:val="00C73DCB"/>
    <w:pPr>
      <w:tabs>
        <w:tab w:val="center" w:pos="4252"/>
        <w:tab w:val="right" w:pos="8504"/>
      </w:tabs>
      <w:spacing w:line="240" w:lineRule="auto"/>
    </w:pPr>
  </w:style>
  <w:style w:type="character" w:styleId="ilustracaoChar" w:customStyle="1">
    <w:name w:val="ilustracao Char"/>
    <w:basedOn w:val="DefaultParagraphFont"/>
    <w:link w:val="ilustracao"/>
    <w:rsid w:val="009B7494"/>
    <w:rPr>
      <w:rFonts w:ascii="Times New Roman" w:hAnsi="Times New Roman" w:eastAsia="Times New Roman" w:cs="Times New Roman"/>
      <w:b/>
      <w:sz w:val="20"/>
      <w:szCs w:val="20"/>
    </w:rPr>
  </w:style>
  <w:style w:type="character" w:styleId="HeaderChar" w:customStyle="1">
    <w:name w:val="Header Char"/>
    <w:basedOn w:val="DefaultParagraphFont"/>
    <w:link w:val="Header"/>
    <w:uiPriority w:val="99"/>
    <w:rsid w:val="00C73DCB"/>
  </w:style>
  <w:style w:type="paragraph" w:styleId="Footer">
    <w:name w:val="footer"/>
    <w:basedOn w:val="Normal"/>
    <w:link w:val="FooterChar"/>
    <w:uiPriority w:val="99"/>
    <w:unhideWhenUsed/>
    <w:rsid w:val="00C73DCB"/>
    <w:pPr>
      <w:tabs>
        <w:tab w:val="center" w:pos="4252"/>
        <w:tab w:val="right" w:pos="8504"/>
      </w:tabs>
      <w:spacing w:line="240" w:lineRule="auto"/>
    </w:pPr>
  </w:style>
  <w:style w:type="character" w:styleId="FooterChar" w:customStyle="1">
    <w:name w:val="Footer Char"/>
    <w:basedOn w:val="DefaultParagraphFont"/>
    <w:link w:val="Footer"/>
    <w:uiPriority w:val="99"/>
    <w:rsid w:val="00C73DCB"/>
  </w:style>
  <w:style w:type="paragraph" w:styleId="titulo2" w:customStyle="1">
    <w:name w:val="titulo2"/>
    <w:basedOn w:val="Heading1"/>
    <w:link w:val="titulo2Char"/>
    <w:rsid w:val="00B61758"/>
    <w:pPr>
      <w:numPr>
        <w:numId w:val="3"/>
      </w:numPr>
      <w:tabs>
        <w:tab w:val="left" w:pos="1119"/>
      </w:tabs>
      <w:ind w:left="426" w:hanging="426"/>
    </w:pPr>
    <w:rPr>
      <w:rFonts w:eastAsia="Times New Roman" w:cs="Times New Roman"/>
      <w:b w:val="0"/>
      <w:sz w:val="24"/>
      <w:szCs w:val="28"/>
    </w:rPr>
  </w:style>
  <w:style w:type="paragraph" w:styleId="titulo3" w:customStyle="1">
    <w:name w:val="titulo3"/>
    <w:basedOn w:val="Heading3"/>
    <w:link w:val="titulo3Char"/>
    <w:rsid w:val="00FA1306"/>
    <w:pPr>
      <w:spacing w:line="360" w:lineRule="auto"/>
    </w:pPr>
    <w:rPr>
      <w:rFonts w:ascii="Times New Roman" w:hAnsi="Times New Roman" w:eastAsia="Times New Roman" w:cs="Times New Roman"/>
      <w:b/>
      <w:color w:val="000000"/>
      <w:sz w:val="24"/>
      <w:szCs w:val="24"/>
    </w:rPr>
  </w:style>
  <w:style w:type="character" w:styleId="Heading1Char" w:customStyle="1">
    <w:name w:val="Heading 1 Char"/>
    <w:basedOn w:val="DefaultParagraphFont"/>
    <w:link w:val="Heading1"/>
    <w:uiPriority w:val="9"/>
    <w:rsid w:val="001D4D8D"/>
    <w:rPr>
      <w:rFonts w:ascii="Times New Roman" w:hAnsi="Times New Roman"/>
      <w:b/>
      <w:sz w:val="28"/>
      <w:szCs w:val="40"/>
    </w:rPr>
  </w:style>
  <w:style w:type="character" w:styleId="titulo2Char" w:customStyle="1">
    <w:name w:val="titulo2 Char"/>
    <w:basedOn w:val="Heading1Char"/>
    <w:link w:val="titulo2"/>
    <w:rsid w:val="00B61758"/>
    <w:rPr>
      <w:rFonts w:ascii="Times New Roman" w:hAnsi="Times New Roman" w:eastAsia="Times New Roman" w:cs="Times New Roman"/>
      <w:b w:val="0"/>
      <w:sz w:val="24"/>
      <w:szCs w:val="28"/>
    </w:rPr>
  </w:style>
  <w:style w:type="paragraph" w:styleId="titulo4" w:customStyle="1">
    <w:name w:val="titulo4"/>
    <w:basedOn w:val="Heading4"/>
    <w:link w:val="titulo4Char"/>
    <w:rsid w:val="00FA1306"/>
    <w:pPr>
      <w:spacing w:line="360" w:lineRule="auto"/>
    </w:pPr>
    <w:rPr>
      <w:rFonts w:ascii="Times New Roman" w:hAnsi="Times New Roman" w:eastAsia="Times New Roman" w:cs="Times New Roman"/>
      <w:b/>
      <w:color w:val="000000"/>
    </w:rPr>
  </w:style>
  <w:style w:type="character" w:styleId="Heading3Char" w:customStyle="1">
    <w:name w:val="Heading 3 Char"/>
    <w:basedOn w:val="DefaultParagraphFont"/>
    <w:link w:val="Heading3"/>
    <w:uiPriority w:val="9"/>
    <w:rsid w:val="00FA1306"/>
    <w:rPr>
      <w:color w:val="434343"/>
      <w:sz w:val="28"/>
      <w:szCs w:val="28"/>
    </w:rPr>
  </w:style>
  <w:style w:type="character" w:styleId="titulo3Char" w:customStyle="1">
    <w:name w:val="titulo3 Char"/>
    <w:basedOn w:val="Heading3Char"/>
    <w:link w:val="titulo3"/>
    <w:rsid w:val="00FA1306"/>
    <w:rPr>
      <w:rFonts w:ascii="Times New Roman" w:hAnsi="Times New Roman" w:eastAsia="Times New Roman" w:cs="Times New Roman"/>
      <w:b/>
      <w:color w:val="000000"/>
      <w:sz w:val="24"/>
      <w:szCs w:val="24"/>
    </w:rPr>
  </w:style>
  <w:style w:type="paragraph" w:styleId="Index1">
    <w:name w:val="index 1"/>
    <w:basedOn w:val="Normal"/>
    <w:next w:val="Normal"/>
    <w:autoRedefine/>
    <w:uiPriority w:val="99"/>
    <w:unhideWhenUsed/>
    <w:rsid w:val="001D4D8D"/>
    <w:pPr>
      <w:ind w:left="220" w:hanging="220"/>
    </w:pPr>
    <w:rPr>
      <w:rFonts w:asciiTheme="minorHAnsi" w:hAnsiTheme="minorHAnsi"/>
      <w:sz w:val="18"/>
      <w:szCs w:val="18"/>
    </w:rPr>
  </w:style>
  <w:style w:type="character" w:styleId="Heading4Char" w:customStyle="1">
    <w:name w:val="Heading 4 Char"/>
    <w:basedOn w:val="DefaultParagraphFont"/>
    <w:link w:val="Heading4"/>
    <w:uiPriority w:val="9"/>
    <w:rsid w:val="00FA1306"/>
    <w:rPr>
      <w:color w:val="666666"/>
      <w:sz w:val="24"/>
      <w:szCs w:val="24"/>
    </w:rPr>
  </w:style>
  <w:style w:type="character" w:styleId="titulo4Char" w:customStyle="1">
    <w:name w:val="titulo4 Char"/>
    <w:basedOn w:val="Heading4Char"/>
    <w:link w:val="titulo4"/>
    <w:rsid w:val="00FA1306"/>
    <w:rPr>
      <w:rFonts w:ascii="Times New Roman" w:hAnsi="Times New Roman" w:eastAsia="Times New Roman" w:cs="Times New Roman"/>
      <w:b/>
      <w:color w:val="000000"/>
      <w:sz w:val="24"/>
      <w:szCs w:val="24"/>
    </w:rPr>
  </w:style>
  <w:style w:type="paragraph" w:styleId="Index2">
    <w:name w:val="index 2"/>
    <w:basedOn w:val="Normal"/>
    <w:next w:val="Normal"/>
    <w:autoRedefine/>
    <w:uiPriority w:val="99"/>
    <w:unhideWhenUsed/>
    <w:rsid w:val="001D4D8D"/>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1D4D8D"/>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1D4D8D"/>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1D4D8D"/>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1D4D8D"/>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1D4D8D"/>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1D4D8D"/>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1D4D8D"/>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1D4D8D"/>
    <w:pPr>
      <w:spacing w:before="240" w:after="120"/>
      <w:jc w:val="center"/>
    </w:pPr>
    <w:rPr>
      <w:rFonts w:asciiTheme="minorHAnsi" w:hAnsiTheme="minorHAnsi"/>
      <w:b/>
      <w:bCs/>
      <w:sz w:val="26"/>
      <w:szCs w:val="26"/>
    </w:rPr>
  </w:style>
  <w:style w:type="paragraph" w:styleId="TOC2">
    <w:name w:val="toc 2"/>
    <w:basedOn w:val="Normal"/>
    <w:next w:val="Normal"/>
    <w:autoRedefine/>
    <w:uiPriority w:val="39"/>
    <w:unhideWhenUsed/>
    <w:rsid w:val="00F76CC6"/>
    <w:pPr>
      <w:spacing w:after="100"/>
      <w:ind w:left="220"/>
    </w:pPr>
  </w:style>
  <w:style w:type="paragraph" w:styleId="TOC1">
    <w:name w:val="toc 1"/>
    <w:basedOn w:val="Normal"/>
    <w:next w:val="Normal"/>
    <w:autoRedefine/>
    <w:uiPriority w:val="39"/>
    <w:unhideWhenUsed/>
    <w:rsid w:val="00F76CC6"/>
    <w:pPr>
      <w:spacing w:after="100"/>
    </w:pPr>
    <w:rPr>
      <w:rFonts w:ascii="Times New Roman" w:hAnsi="Times New Roman"/>
      <w:sz w:val="24"/>
    </w:rPr>
  </w:style>
  <w:style w:type="paragraph" w:styleId="TOC3">
    <w:name w:val="toc 3"/>
    <w:basedOn w:val="Normal"/>
    <w:next w:val="Normal"/>
    <w:autoRedefine/>
    <w:uiPriority w:val="39"/>
    <w:unhideWhenUsed/>
    <w:rsid w:val="00F76CC6"/>
    <w:pPr>
      <w:spacing w:after="100"/>
      <w:ind w:left="440"/>
    </w:pPr>
  </w:style>
  <w:style w:type="paragraph" w:styleId="TOC4">
    <w:name w:val="toc 4"/>
    <w:basedOn w:val="Normal"/>
    <w:next w:val="Normal"/>
    <w:autoRedefine/>
    <w:uiPriority w:val="39"/>
    <w:unhideWhenUsed/>
    <w:rsid w:val="00F76CC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30.jpg" Id="rId39" /><Relationship Type="http://schemas.openxmlformats.org/officeDocument/2006/relationships/image" Target="media/image12.png" Id="rId21" /><Relationship Type="http://schemas.openxmlformats.org/officeDocument/2006/relationships/image" Target="media/image25.jpg" Id="rId34" /><Relationship Type="http://schemas.openxmlformats.org/officeDocument/2006/relationships/image" Target="media/image33.jpg" Id="rId42" /><Relationship Type="http://schemas.openxmlformats.org/officeDocument/2006/relationships/theme" Target="theme/theme1.xml" Id="rId47"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jpeg" Id="rId32" /><Relationship Type="http://schemas.openxmlformats.org/officeDocument/2006/relationships/image" Target="media/image28.jpg" Id="rId37" /><Relationship Type="http://schemas.openxmlformats.org/officeDocument/2006/relationships/image" Target="media/image31.jpg" Id="rId40" /><Relationship Type="http://schemas.openxmlformats.org/officeDocument/2006/relationships/header" Target="header2.xml" Id="rId45" /><Relationship Type="http://schemas.openxmlformats.org/officeDocument/2006/relationships/settings" Target="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jpg"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jpg" Id="rId31" /><Relationship Type="http://schemas.openxmlformats.org/officeDocument/2006/relationships/image" Target="media/image35.jpg" Id="rId44" /><Relationship Type="http://schemas.openxmlformats.org/officeDocument/2006/relationships/styles" Target="styles.xml" Id="rId4" /><Relationship Type="http://schemas.openxmlformats.org/officeDocument/2006/relationships/header" Target="header1.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jpg" Id="rId35" /><Relationship Type="http://schemas.openxmlformats.org/officeDocument/2006/relationships/image" Target="media/image34.jpg" Id="rId43"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jpg" Id="rId33" /><Relationship Type="http://schemas.openxmlformats.org/officeDocument/2006/relationships/image" Target="media/image29.jpg" Id="rId38" /><Relationship Type="http://schemas.openxmlformats.org/officeDocument/2006/relationships/fontTable" Target="fontTable.xml" Id="rId46" /><Relationship Type="http://schemas.openxmlformats.org/officeDocument/2006/relationships/image" Target="media/image11.png" Id="rId20" /><Relationship Type="http://schemas.openxmlformats.org/officeDocument/2006/relationships/image" Target="media/image32.jpg" Id="rId41" /><Relationship Type="http://schemas.openxmlformats.org/officeDocument/2006/relationships/comments" Target="/word/comments.xml" Id="R47fdc022a69a4657" /><Relationship Type="http://schemas.microsoft.com/office/2011/relationships/people" Target="/word/people.xml" Id="R1509790bc47c48ee" /><Relationship Type="http://schemas.microsoft.com/office/2011/relationships/commentsExtended" Target="/word/commentsExtended.xml" Id="R6285d54c3e684a99" /><Relationship Type="http://schemas.microsoft.com/office/2016/09/relationships/commentsIds" Target="/word/commentsIds.xml" Id="Rc8464fbb68a04ef5" /><Relationship Type="http://schemas.microsoft.com/office/2018/08/relationships/commentsExtensible" Target="/word/commentsExtensible.xml" Id="R4c8e56d6191f4b57" /><Relationship Type="http://schemas.openxmlformats.org/officeDocument/2006/relationships/glossaryDocument" Target="/word/glossary/document.xml" Id="R4f9d7cd609c54d1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7cf9c4-0880-4727-a3e9-681d6b865a36}"/>
      </w:docPartPr>
      <w:docPartBody>
        <w:p w14:paraId="3E11C8A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aP2F5ZZkt1rA8cfN51NT7ZI/kQ==">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</go:docsCustomData>
</go:gDocsCustomXmlDataStorage>
</file>

<file path=customXml/itemProps1.xml><?xml version="1.0" encoding="utf-8"?>
<ds:datastoreItem xmlns:ds="http://schemas.openxmlformats.org/officeDocument/2006/customXml" ds:itemID="{9099943D-8081-4207-BDFF-7AB96C8ABE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Matheus Simoes Minguini</dc:creator>
  <lastModifiedBy>Usuário Convidado</lastModifiedBy>
  <revision>202</revision>
  <lastPrinted>2020-07-02T03:19:00.0000000Z</lastPrinted>
  <dcterms:created xsi:type="dcterms:W3CDTF">2020-06-15T23:12:00.0000000Z</dcterms:created>
  <dcterms:modified xsi:type="dcterms:W3CDTF">2020-07-23T15:25:37.9771308Z</dcterms:modified>
</coreProperties>
</file>